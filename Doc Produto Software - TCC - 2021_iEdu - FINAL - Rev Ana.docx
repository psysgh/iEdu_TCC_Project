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3F58A" w14:textId="77777777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9"/>
      <w:bookmarkStart w:id="1" w:name="_Toc410550388"/>
    </w:p>
    <w:p w14:paraId="794F7304" w14:textId="09034F84" w:rsidR="00081EC4" w:rsidRDefault="005C3326">
      <w:pPr>
        <w:jc w:val="right"/>
        <w:rPr>
          <w:lang w:val="pt-BR"/>
        </w:rPr>
      </w:pPr>
      <w:r w:rsidRPr="007225E9">
        <w:rPr>
          <w:noProof/>
        </w:rPr>
        <w:drawing>
          <wp:inline distT="0" distB="0" distL="0" distR="0" wp14:anchorId="5F0E2F7A" wp14:editId="3E4041D3">
            <wp:extent cx="5518150" cy="977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5005" w14:textId="77777777" w:rsidR="00081EC4" w:rsidRDefault="00081EC4">
      <w:pPr>
        <w:jc w:val="right"/>
        <w:rPr>
          <w:lang w:val="pt-BR"/>
        </w:rPr>
      </w:pPr>
    </w:p>
    <w:p w14:paraId="2596BB7E" w14:textId="77777777" w:rsidR="00081EC4" w:rsidRDefault="00081EC4">
      <w:pPr>
        <w:jc w:val="right"/>
        <w:rPr>
          <w:lang w:val="pt-BR"/>
        </w:rPr>
      </w:pPr>
    </w:p>
    <w:p w14:paraId="22A38500" w14:textId="77777777" w:rsidR="00081EC4" w:rsidRDefault="00081EC4">
      <w:pPr>
        <w:jc w:val="right"/>
        <w:rPr>
          <w:lang w:val="pt-BR"/>
        </w:rPr>
      </w:pPr>
    </w:p>
    <w:p w14:paraId="76321BA0" w14:textId="77777777" w:rsidR="00081EC4" w:rsidRDefault="00081EC4">
      <w:pPr>
        <w:jc w:val="right"/>
        <w:rPr>
          <w:lang w:val="pt-BR"/>
        </w:rPr>
      </w:pPr>
    </w:p>
    <w:p w14:paraId="7B5AC607" w14:textId="77777777" w:rsidR="00081EC4" w:rsidRDefault="00081EC4">
      <w:pPr>
        <w:jc w:val="right"/>
        <w:rPr>
          <w:lang w:val="pt-BR"/>
        </w:rPr>
      </w:pPr>
    </w:p>
    <w:p w14:paraId="646BF2F3" w14:textId="77777777" w:rsidR="00081EC4" w:rsidRDefault="00081EC4">
      <w:pPr>
        <w:jc w:val="right"/>
        <w:rPr>
          <w:lang w:val="pt-BR"/>
        </w:rPr>
      </w:pPr>
    </w:p>
    <w:p w14:paraId="1C545096" w14:textId="77777777" w:rsidR="00081EC4" w:rsidRDefault="00081EC4">
      <w:pPr>
        <w:jc w:val="right"/>
        <w:rPr>
          <w:lang w:val="pt-BR"/>
        </w:rPr>
      </w:pPr>
    </w:p>
    <w:p w14:paraId="69A44B14" w14:textId="77777777" w:rsidR="00081EC4" w:rsidRDefault="00081EC4">
      <w:pPr>
        <w:jc w:val="right"/>
        <w:rPr>
          <w:lang w:val="pt-BR"/>
        </w:rPr>
      </w:pPr>
    </w:p>
    <w:p w14:paraId="5EE12E22" w14:textId="77777777" w:rsidR="00081EC4" w:rsidRDefault="00081EC4">
      <w:pPr>
        <w:jc w:val="right"/>
        <w:rPr>
          <w:lang w:val="pt-BR"/>
        </w:rPr>
      </w:pPr>
    </w:p>
    <w:p w14:paraId="7FB3AF74" w14:textId="77777777" w:rsidR="00081EC4" w:rsidRDefault="00081EC4">
      <w:pPr>
        <w:jc w:val="right"/>
        <w:rPr>
          <w:lang w:val="pt-BR"/>
        </w:rPr>
      </w:pPr>
    </w:p>
    <w:p w14:paraId="2B5F04EE" w14:textId="77777777" w:rsidR="00081EC4" w:rsidRPr="009230DC" w:rsidRDefault="00081EC4" w:rsidP="009230DC">
      <w:pPr>
        <w:jc w:val="center"/>
        <w:rPr>
          <w:rFonts w:ascii="Arial" w:hAnsi="Arial" w:cs="Arial"/>
          <w:b/>
          <w:bCs/>
          <w:sz w:val="40"/>
          <w:szCs w:val="40"/>
          <w:lang w:val="pt-BR"/>
        </w:rPr>
      </w:pPr>
    </w:p>
    <w:p w14:paraId="774CE7D0" w14:textId="77777777" w:rsidR="00081EC4" w:rsidRPr="009230DC" w:rsidRDefault="00081EC4" w:rsidP="009230DC">
      <w:pPr>
        <w:jc w:val="center"/>
        <w:rPr>
          <w:rFonts w:ascii="Arial" w:hAnsi="Arial" w:cs="Arial"/>
          <w:b/>
          <w:bCs/>
          <w:sz w:val="40"/>
          <w:szCs w:val="40"/>
          <w:lang w:val="pt-BR"/>
        </w:rPr>
      </w:pPr>
      <w:bookmarkStart w:id="2" w:name="_Toc73365306"/>
      <w:r w:rsidRPr="009230DC">
        <w:rPr>
          <w:rFonts w:ascii="Arial" w:hAnsi="Arial" w:cs="Arial"/>
          <w:b/>
          <w:bCs/>
          <w:sz w:val="40"/>
          <w:szCs w:val="40"/>
          <w:lang w:val="pt-BR"/>
        </w:rPr>
        <w:t>Documentação de um</w:t>
      </w:r>
      <w:bookmarkEnd w:id="2"/>
    </w:p>
    <w:p w14:paraId="5C661018" w14:textId="77777777" w:rsidR="00081EC4" w:rsidRPr="009230DC" w:rsidRDefault="00081EC4" w:rsidP="009230DC">
      <w:pPr>
        <w:jc w:val="center"/>
        <w:rPr>
          <w:rFonts w:ascii="Arial" w:hAnsi="Arial" w:cs="Arial"/>
          <w:b/>
          <w:bCs/>
          <w:sz w:val="40"/>
          <w:szCs w:val="40"/>
          <w:lang w:val="pt-BR"/>
        </w:rPr>
      </w:pPr>
      <w:bookmarkStart w:id="3" w:name="_Toc73365307"/>
      <w:r w:rsidRPr="009230DC">
        <w:rPr>
          <w:rFonts w:ascii="Arial" w:hAnsi="Arial" w:cs="Arial"/>
          <w:b/>
          <w:bCs/>
          <w:sz w:val="40"/>
          <w:szCs w:val="40"/>
          <w:lang w:val="pt-BR"/>
        </w:rPr>
        <w:t>Produto de Software</w:t>
      </w:r>
      <w:bookmarkEnd w:id="3"/>
    </w:p>
    <w:p w14:paraId="52845A89" w14:textId="77777777" w:rsidR="00BE4E48" w:rsidRPr="009230DC" w:rsidRDefault="00BE4E48" w:rsidP="009230DC">
      <w:pPr>
        <w:jc w:val="center"/>
        <w:rPr>
          <w:rFonts w:ascii="Arial" w:hAnsi="Arial" w:cs="Arial"/>
          <w:b/>
          <w:bCs/>
          <w:sz w:val="40"/>
          <w:szCs w:val="40"/>
          <w:lang w:val="pt-BR"/>
        </w:rPr>
      </w:pPr>
    </w:p>
    <w:p w14:paraId="3A92103D" w14:textId="21223FAC" w:rsidR="00081EC4" w:rsidRPr="009230DC" w:rsidRDefault="005C7F43" w:rsidP="009230DC">
      <w:pPr>
        <w:jc w:val="center"/>
        <w:rPr>
          <w:rFonts w:ascii="Arial" w:hAnsi="Arial" w:cs="Arial"/>
          <w:b/>
          <w:bCs/>
          <w:sz w:val="40"/>
          <w:szCs w:val="40"/>
          <w:lang w:val="pt-BR"/>
        </w:rPr>
      </w:pPr>
      <w:bookmarkStart w:id="4" w:name="_Toc73365308"/>
      <w:r w:rsidRPr="009230DC">
        <w:rPr>
          <w:rFonts w:ascii="Arial" w:hAnsi="Arial" w:cs="Arial"/>
          <w:b/>
          <w:bCs/>
          <w:sz w:val="40"/>
          <w:szCs w:val="40"/>
          <w:lang w:val="pt-BR"/>
        </w:rPr>
        <w:t>TCC – Trabalho de Conclusão de Curso</w:t>
      </w:r>
      <w:bookmarkEnd w:id="4"/>
    </w:p>
    <w:p w14:paraId="39F16188" w14:textId="59C4E24E" w:rsidR="005C3326" w:rsidRPr="009230DC" w:rsidRDefault="005C3326" w:rsidP="009230DC">
      <w:pPr>
        <w:jc w:val="center"/>
        <w:rPr>
          <w:rFonts w:ascii="Arial" w:hAnsi="Arial" w:cs="Arial"/>
          <w:b/>
          <w:bCs/>
          <w:sz w:val="40"/>
          <w:szCs w:val="40"/>
          <w:lang w:val="pt-BR"/>
        </w:rPr>
      </w:pPr>
      <w:bookmarkStart w:id="5" w:name="_Toc73365309"/>
      <w:r w:rsidRPr="009230DC">
        <w:rPr>
          <w:rFonts w:ascii="Arial" w:hAnsi="Arial" w:cs="Arial"/>
          <w:b/>
          <w:bCs/>
          <w:sz w:val="40"/>
          <w:szCs w:val="40"/>
          <w:lang w:val="pt-BR"/>
        </w:rPr>
        <w:t>Parte – Engenharia de Software II</w:t>
      </w:r>
      <w:bookmarkEnd w:id="5"/>
    </w:p>
    <w:p w14:paraId="0EE1B0D7" w14:textId="77777777" w:rsidR="00CC1582" w:rsidRDefault="00CC1582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1085BF2B" w14:textId="30C5808A" w:rsidR="00081EC4" w:rsidRDefault="00081EC4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807"/>
        <w:gridCol w:w="2687"/>
      </w:tblGrid>
      <w:tr w:rsidR="009E669B" w:rsidRPr="004253F2" w14:paraId="5B65B74B" w14:textId="77777777" w:rsidTr="006F1174">
        <w:trPr>
          <w:ins w:id="6" w:author="Ana Paula G. Serra" w:date="2021-04-22T22:43:00Z"/>
        </w:trPr>
        <w:tc>
          <w:tcPr>
            <w:tcW w:w="5807" w:type="dxa"/>
          </w:tcPr>
          <w:p w14:paraId="4F3F2503" w14:textId="77777777" w:rsidR="009E669B" w:rsidRPr="004253F2" w:rsidRDefault="009E669B" w:rsidP="006F1174">
            <w:pPr>
              <w:jc w:val="center"/>
              <w:rPr>
                <w:ins w:id="7" w:author="Ana Paula G. Serra" w:date="2021-04-22T22:43:00Z"/>
                <w:b/>
                <w:bCs/>
              </w:rPr>
            </w:pPr>
            <w:proofErr w:type="spellStart"/>
            <w:ins w:id="8" w:author="Ana Paula G. Serra" w:date="2021-04-22T22:43:00Z">
              <w:r w:rsidRPr="004253F2">
                <w:rPr>
                  <w:b/>
                  <w:bCs/>
                </w:rPr>
                <w:t>Itens</w:t>
              </w:r>
              <w:proofErr w:type="spellEnd"/>
              <w:r w:rsidRPr="004253F2">
                <w:rPr>
                  <w:b/>
                  <w:bCs/>
                </w:rPr>
                <w:t xml:space="preserve"> </w:t>
              </w:r>
              <w:proofErr w:type="spellStart"/>
              <w:r w:rsidRPr="004253F2">
                <w:rPr>
                  <w:b/>
                  <w:bCs/>
                </w:rPr>
                <w:t>Avaliados</w:t>
              </w:r>
              <w:proofErr w:type="spellEnd"/>
            </w:ins>
          </w:p>
        </w:tc>
        <w:tc>
          <w:tcPr>
            <w:tcW w:w="2687" w:type="dxa"/>
          </w:tcPr>
          <w:p w14:paraId="447BC5F2" w14:textId="77777777" w:rsidR="009E669B" w:rsidRPr="004253F2" w:rsidRDefault="009E669B" w:rsidP="006F1174">
            <w:pPr>
              <w:jc w:val="center"/>
              <w:rPr>
                <w:ins w:id="9" w:author="Ana Paula G. Serra" w:date="2021-04-22T22:43:00Z"/>
                <w:b/>
                <w:bCs/>
              </w:rPr>
            </w:pPr>
            <w:ins w:id="10" w:author="Ana Paula G. Serra" w:date="2021-04-22T22:43:00Z">
              <w:r w:rsidRPr="004253F2">
                <w:rPr>
                  <w:b/>
                  <w:bCs/>
                </w:rPr>
                <w:t>Nota</w:t>
              </w:r>
            </w:ins>
          </w:p>
        </w:tc>
      </w:tr>
      <w:tr w:rsidR="009E669B" w:rsidRPr="00D6012E" w14:paraId="1CBF247D" w14:textId="77777777" w:rsidTr="006F1174">
        <w:trPr>
          <w:ins w:id="11" w:author="Ana Paula G. Serra" w:date="2021-04-22T22:43:00Z"/>
        </w:trPr>
        <w:tc>
          <w:tcPr>
            <w:tcW w:w="5807" w:type="dxa"/>
          </w:tcPr>
          <w:p w14:paraId="6835A50A" w14:textId="77777777" w:rsidR="009E669B" w:rsidRPr="00327F02" w:rsidRDefault="009E669B" w:rsidP="006F1174">
            <w:pPr>
              <w:rPr>
                <w:ins w:id="12" w:author="Ana Paula G. Serra" w:date="2021-04-22T22:43:00Z"/>
                <w:lang w:val="pt-BR"/>
              </w:rPr>
            </w:pPr>
            <w:ins w:id="13" w:author="Ana Paula G. Serra" w:date="2021-04-22T22:43:00Z">
              <w:r w:rsidRPr="00327F02">
                <w:rPr>
                  <w:lang w:val="pt-BR"/>
                </w:rPr>
                <w:t>Extração de Requisitos (Questionário/Entrevista) – 1 ponto</w:t>
              </w:r>
            </w:ins>
          </w:p>
        </w:tc>
        <w:tc>
          <w:tcPr>
            <w:tcW w:w="2687" w:type="dxa"/>
          </w:tcPr>
          <w:p w14:paraId="6D0966F1" w14:textId="77777777" w:rsidR="009E669B" w:rsidRPr="00D6012E" w:rsidRDefault="009E669B" w:rsidP="006F1174">
            <w:pPr>
              <w:jc w:val="center"/>
              <w:rPr>
                <w:ins w:id="14" w:author="Ana Paula G. Serra" w:date="2021-04-22T22:43:00Z"/>
                <w:b/>
                <w:bCs/>
              </w:rPr>
            </w:pPr>
            <w:ins w:id="15" w:author="Ana Paula G. Serra" w:date="2021-04-22T22:43:00Z">
              <w:r>
                <w:rPr>
                  <w:b/>
                  <w:bCs/>
                </w:rPr>
                <w:t>1,0</w:t>
              </w:r>
            </w:ins>
          </w:p>
        </w:tc>
      </w:tr>
      <w:tr w:rsidR="009E669B" w:rsidRPr="00D6012E" w14:paraId="78CD4EA1" w14:textId="77777777" w:rsidTr="006F1174">
        <w:trPr>
          <w:ins w:id="16" w:author="Ana Paula G. Serra" w:date="2021-04-22T22:43:00Z"/>
        </w:trPr>
        <w:tc>
          <w:tcPr>
            <w:tcW w:w="5807" w:type="dxa"/>
          </w:tcPr>
          <w:p w14:paraId="6BE7897A" w14:textId="77777777" w:rsidR="009E669B" w:rsidRPr="00327F02" w:rsidRDefault="009E669B" w:rsidP="006F1174">
            <w:pPr>
              <w:rPr>
                <w:ins w:id="17" w:author="Ana Paula G. Serra" w:date="2021-04-22T22:43:00Z"/>
                <w:lang w:val="pt-BR"/>
              </w:rPr>
            </w:pPr>
            <w:ins w:id="18" w:author="Ana Paula G. Serra" w:date="2021-04-22T22:43:00Z">
              <w:r w:rsidRPr="00327F02">
                <w:rPr>
                  <w:lang w:val="pt-BR"/>
                </w:rPr>
                <w:t>Análise e Coleta de Dados – 1 ponto</w:t>
              </w:r>
            </w:ins>
          </w:p>
        </w:tc>
        <w:tc>
          <w:tcPr>
            <w:tcW w:w="2687" w:type="dxa"/>
          </w:tcPr>
          <w:p w14:paraId="2C9204C2" w14:textId="77777777" w:rsidR="009E669B" w:rsidRPr="00D6012E" w:rsidRDefault="009E669B" w:rsidP="006F1174">
            <w:pPr>
              <w:jc w:val="center"/>
              <w:rPr>
                <w:ins w:id="19" w:author="Ana Paula G. Serra" w:date="2021-04-22T22:43:00Z"/>
                <w:b/>
                <w:bCs/>
              </w:rPr>
            </w:pPr>
            <w:ins w:id="20" w:author="Ana Paula G. Serra" w:date="2021-04-22T22:43:00Z">
              <w:r>
                <w:rPr>
                  <w:b/>
                  <w:bCs/>
                </w:rPr>
                <w:t>0,5</w:t>
              </w:r>
            </w:ins>
          </w:p>
        </w:tc>
      </w:tr>
      <w:tr w:rsidR="009E669B" w:rsidRPr="00D6012E" w14:paraId="49DE3525" w14:textId="77777777" w:rsidTr="006F1174">
        <w:trPr>
          <w:ins w:id="21" w:author="Ana Paula G. Serra" w:date="2021-04-22T22:43:00Z"/>
        </w:trPr>
        <w:tc>
          <w:tcPr>
            <w:tcW w:w="5807" w:type="dxa"/>
          </w:tcPr>
          <w:p w14:paraId="774E739E" w14:textId="77777777" w:rsidR="009E669B" w:rsidRDefault="009E669B" w:rsidP="006F1174">
            <w:pPr>
              <w:rPr>
                <w:ins w:id="22" w:author="Ana Paula G. Serra" w:date="2021-04-22T22:43:00Z"/>
              </w:rPr>
            </w:pPr>
            <w:ins w:id="23" w:author="Ana Paula G. Serra" w:date="2021-04-22T22:43:00Z">
              <w:r>
                <w:t xml:space="preserve">Requisitos </w:t>
              </w:r>
              <w:proofErr w:type="spellStart"/>
              <w:r>
                <w:t>Funcionais</w:t>
              </w:r>
              <w:proofErr w:type="spellEnd"/>
              <w:r>
                <w:t xml:space="preserve"> – 1 </w:t>
              </w:r>
              <w:proofErr w:type="spellStart"/>
              <w:r>
                <w:t>ponto</w:t>
              </w:r>
              <w:proofErr w:type="spellEnd"/>
            </w:ins>
          </w:p>
        </w:tc>
        <w:tc>
          <w:tcPr>
            <w:tcW w:w="2687" w:type="dxa"/>
          </w:tcPr>
          <w:p w14:paraId="17B65B6D" w14:textId="77777777" w:rsidR="009E669B" w:rsidRPr="00D6012E" w:rsidRDefault="009E669B" w:rsidP="006F1174">
            <w:pPr>
              <w:jc w:val="center"/>
              <w:rPr>
                <w:ins w:id="24" w:author="Ana Paula G. Serra" w:date="2021-04-22T22:43:00Z"/>
                <w:b/>
                <w:bCs/>
              </w:rPr>
            </w:pPr>
            <w:ins w:id="25" w:author="Ana Paula G. Serra" w:date="2021-04-22T22:43:00Z">
              <w:r w:rsidRPr="00D6012E">
                <w:rPr>
                  <w:b/>
                  <w:bCs/>
                </w:rPr>
                <w:t>1,0</w:t>
              </w:r>
            </w:ins>
          </w:p>
        </w:tc>
      </w:tr>
      <w:tr w:rsidR="009E669B" w:rsidRPr="00D6012E" w14:paraId="05A51AB9" w14:textId="77777777" w:rsidTr="006F1174">
        <w:trPr>
          <w:ins w:id="26" w:author="Ana Paula G. Serra" w:date="2021-04-22T22:43:00Z"/>
        </w:trPr>
        <w:tc>
          <w:tcPr>
            <w:tcW w:w="5807" w:type="dxa"/>
          </w:tcPr>
          <w:p w14:paraId="6CA9B065" w14:textId="77777777" w:rsidR="009E669B" w:rsidRPr="00327F02" w:rsidRDefault="009E669B" w:rsidP="006F1174">
            <w:pPr>
              <w:rPr>
                <w:ins w:id="27" w:author="Ana Paula G. Serra" w:date="2021-04-22T22:43:00Z"/>
                <w:lang w:val="pt-BR"/>
              </w:rPr>
            </w:pPr>
            <w:ins w:id="28" w:author="Ana Paula G. Serra" w:date="2021-04-22T22:43:00Z">
              <w:r w:rsidRPr="00327F02">
                <w:rPr>
                  <w:lang w:val="pt-BR"/>
                </w:rPr>
                <w:t>Diagrama de Caso de Uso – 1,5 pontos</w:t>
              </w:r>
            </w:ins>
          </w:p>
        </w:tc>
        <w:tc>
          <w:tcPr>
            <w:tcW w:w="2687" w:type="dxa"/>
          </w:tcPr>
          <w:p w14:paraId="44E0F85E" w14:textId="77777777" w:rsidR="009E669B" w:rsidRPr="00D6012E" w:rsidRDefault="009E669B" w:rsidP="006F1174">
            <w:pPr>
              <w:jc w:val="center"/>
              <w:rPr>
                <w:ins w:id="29" w:author="Ana Paula G. Serra" w:date="2021-04-22T22:43:00Z"/>
                <w:b/>
                <w:bCs/>
              </w:rPr>
            </w:pPr>
            <w:ins w:id="30" w:author="Ana Paula G. Serra" w:date="2021-04-22T22:43:00Z">
              <w:r>
                <w:rPr>
                  <w:b/>
                  <w:bCs/>
                </w:rPr>
                <w:t>1,5</w:t>
              </w:r>
            </w:ins>
          </w:p>
        </w:tc>
      </w:tr>
      <w:tr w:rsidR="009E669B" w:rsidRPr="00D6012E" w14:paraId="0AB15E3D" w14:textId="77777777" w:rsidTr="006F1174">
        <w:trPr>
          <w:ins w:id="31" w:author="Ana Paula G. Serra" w:date="2021-04-22T22:43:00Z"/>
        </w:trPr>
        <w:tc>
          <w:tcPr>
            <w:tcW w:w="5807" w:type="dxa"/>
          </w:tcPr>
          <w:p w14:paraId="29FEE641" w14:textId="77777777" w:rsidR="009E669B" w:rsidRDefault="009E669B" w:rsidP="006F1174">
            <w:pPr>
              <w:rPr>
                <w:ins w:id="32" w:author="Ana Paula G. Serra" w:date="2021-04-22T22:43:00Z"/>
              </w:rPr>
            </w:pPr>
            <w:proofErr w:type="spellStart"/>
            <w:ins w:id="33" w:author="Ana Paula G. Serra" w:date="2021-04-22T22:43:00Z">
              <w:r>
                <w:t>Especificação</w:t>
              </w:r>
              <w:proofErr w:type="spellEnd"/>
              <w:r>
                <w:t xml:space="preserve"> de </w:t>
              </w:r>
              <w:proofErr w:type="spellStart"/>
              <w:r>
                <w:t>Atores</w:t>
              </w:r>
              <w:proofErr w:type="spellEnd"/>
              <w:r>
                <w:t xml:space="preserve"> – 0,5 </w:t>
              </w:r>
              <w:proofErr w:type="spellStart"/>
              <w:r>
                <w:t>ponto</w:t>
              </w:r>
              <w:proofErr w:type="spellEnd"/>
            </w:ins>
          </w:p>
        </w:tc>
        <w:tc>
          <w:tcPr>
            <w:tcW w:w="2687" w:type="dxa"/>
          </w:tcPr>
          <w:p w14:paraId="32D4042F" w14:textId="77777777" w:rsidR="009E669B" w:rsidRPr="00D6012E" w:rsidRDefault="009E669B" w:rsidP="006F1174">
            <w:pPr>
              <w:jc w:val="center"/>
              <w:rPr>
                <w:ins w:id="34" w:author="Ana Paula G. Serra" w:date="2021-04-22T22:43:00Z"/>
                <w:b/>
                <w:bCs/>
              </w:rPr>
            </w:pPr>
            <w:ins w:id="35" w:author="Ana Paula G. Serra" w:date="2021-04-22T22:43:00Z">
              <w:r w:rsidRPr="00D6012E">
                <w:rPr>
                  <w:b/>
                  <w:bCs/>
                </w:rPr>
                <w:t>0,5</w:t>
              </w:r>
            </w:ins>
          </w:p>
        </w:tc>
      </w:tr>
      <w:tr w:rsidR="009E669B" w:rsidRPr="00D6012E" w14:paraId="44230691" w14:textId="77777777" w:rsidTr="006F1174">
        <w:trPr>
          <w:ins w:id="36" w:author="Ana Paula G. Serra" w:date="2021-04-22T22:43:00Z"/>
        </w:trPr>
        <w:tc>
          <w:tcPr>
            <w:tcW w:w="5807" w:type="dxa"/>
          </w:tcPr>
          <w:p w14:paraId="5178F17F" w14:textId="77777777" w:rsidR="009E669B" w:rsidRPr="00327F02" w:rsidRDefault="009E669B" w:rsidP="006F1174">
            <w:pPr>
              <w:rPr>
                <w:ins w:id="37" w:author="Ana Paula G. Serra" w:date="2021-04-22T22:43:00Z"/>
                <w:lang w:val="pt-BR"/>
              </w:rPr>
            </w:pPr>
            <w:ins w:id="38" w:author="Ana Paula G. Serra" w:date="2021-04-22T22:43:00Z">
              <w:r w:rsidRPr="00327F02">
                <w:rPr>
                  <w:lang w:val="pt-BR"/>
                </w:rPr>
                <w:t>Especificação de Casos de Uso – 2 pontos</w:t>
              </w:r>
            </w:ins>
          </w:p>
        </w:tc>
        <w:tc>
          <w:tcPr>
            <w:tcW w:w="2687" w:type="dxa"/>
          </w:tcPr>
          <w:p w14:paraId="27D57CD7" w14:textId="77777777" w:rsidR="009E669B" w:rsidRPr="00D6012E" w:rsidRDefault="009E669B" w:rsidP="006F1174">
            <w:pPr>
              <w:jc w:val="center"/>
              <w:rPr>
                <w:ins w:id="39" w:author="Ana Paula G. Serra" w:date="2021-04-22T22:43:00Z"/>
                <w:b/>
                <w:bCs/>
              </w:rPr>
            </w:pPr>
            <w:ins w:id="40" w:author="Ana Paula G. Serra" w:date="2021-04-22T22:43:00Z">
              <w:r>
                <w:rPr>
                  <w:b/>
                  <w:bCs/>
                </w:rPr>
                <w:t>1,0</w:t>
              </w:r>
            </w:ins>
          </w:p>
        </w:tc>
      </w:tr>
      <w:tr w:rsidR="009E669B" w:rsidRPr="00D6012E" w14:paraId="1BB62211" w14:textId="77777777" w:rsidTr="006F1174">
        <w:trPr>
          <w:ins w:id="41" w:author="Ana Paula G. Serra" w:date="2021-04-22T22:43:00Z"/>
        </w:trPr>
        <w:tc>
          <w:tcPr>
            <w:tcW w:w="5807" w:type="dxa"/>
          </w:tcPr>
          <w:p w14:paraId="0EBFC6F0" w14:textId="77777777" w:rsidR="009E669B" w:rsidRDefault="009E669B" w:rsidP="006F1174">
            <w:pPr>
              <w:rPr>
                <w:ins w:id="42" w:author="Ana Paula G. Serra" w:date="2021-04-22T22:43:00Z"/>
              </w:rPr>
            </w:pPr>
            <w:ins w:id="43" w:author="Ana Paula G. Serra" w:date="2021-04-22T22:43:00Z">
              <w:r>
                <w:t xml:space="preserve">TOTAL – 7,0 </w:t>
              </w:r>
              <w:proofErr w:type="spellStart"/>
              <w:r>
                <w:t>pontos</w:t>
              </w:r>
              <w:proofErr w:type="spellEnd"/>
            </w:ins>
          </w:p>
        </w:tc>
        <w:tc>
          <w:tcPr>
            <w:tcW w:w="2687" w:type="dxa"/>
          </w:tcPr>
          <w:p w14:paraId="6E3FABFE" w14:textId="77777777" w:rsidR="009E669B" w:rsidRPr="00D6012E" w:rsidRDefault="009E669B" w:rsidP="006F1174">
            <w:pPr>
              <w:jc w:val="center"/>
              <w:rPr>
                <w:ins w:id="44" w:author="Ana Paula G. Serra" w:date="2021-04-22T22:43:00Z"/>
                <w:b/>
                <w:bCs/>
              </w:rPr>
            </w:pPr>
            <w:ins w:id="45" w:author="Ana Paula G. Serra" w:date="2021-04-22T22:43:00Z">
              <w:r>
                <w:rPr>
                  <w:b/>
                  <w:bCs/>
                </w:rPr>
                <w:t>5,5</w:t>
              </w:r>
            </w:ins>
          </w:p>
        </w:tc>
      </w:tr>
    </w:tbl>
    <w:p w14:paraId="23E0F82A" w14:textId="468C7E0D" w:rsidR="00E61141" w:rsidRDefault="00E61141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16CC9F87" w14:textId="77777777" w:rsidR="0047751C" w:rsidRPr="00BE4E48" w:rsidRDefault="0047751C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6EB43986" w14:textId="77777777" w:rsidR="00081EC4" w:rsidRDefault="00081EC4">
      <w:pPr>
        <w:rPr>
          <w:sz w:val="40"/>
          <w:lang w:val="pt-BR"/>
        </w:rPr>
      </w:pPr>
    </w:p>
    <w:p w14:paraId="7E3280E0" w14:textId="73F4FCDD" w:rsidR="00081EC4" w:rsidRPr="0047751C" w:rsidRDefault="00081EC4" w:rsidP="0047751C">
      <w:pPr>
        <w:spacing w:line="360" w:lineRule="auto"/>
        <w:jc w:val="center"/>
        <w:rPr>
          <w:rFonts w:ascii="Arial" w:hAnsi="Arial"/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 xml:space="preserve">Profª </w:t>
      </w:r>
      <w:proofErr w:type="spellStart"/>
      <w:r w:rsidR="0071522A">
        <w:rPr>
          <w:rFonts w:ascii="Arial" w:hAnsi="Arial"/>
          <w:b/>
          <w:sz w:val="24"/>
          <w:lang w:val="pt-BR"/>
        </w:rPr>
        <w:t>Dr</w:t>
      </w:r>
      <w:proofErr w:type="spellEnd"/>
      <w:r w:rsidR="0071522A">
        <w:rPr>
          <w:rFonts w:ascii="Arial" w:hAnsi="Arial"/>
          <w:b/>
          <w:sz w:val="24"/>
          <w:lang w:val="pt-BR"/>
        </w:rPr>
        <w:t>ª</w:t>
      </w:r>
      <w:r w:rsidR="00211380">
        <w:rPr>
          <w:rFonts w:ascii="Arial" w:hAnsi="Arial"/>
          <w:b/>
          <w:sz w:val="24"/>
          <w:lang w:val="pt-BR"/>
        </w:rPr>
        <w:t xml:space="preserve"> </w:t>
      </w:r>
      <w:r>
        <w:rPr>
          <w:rFonts w:ascii="Arial" w:hAnsi="Arial"/>
          <w:b/>
          <w:sz w:val="24"/>
          <w:lang w:val="pt-BR"/>
        </w:rPr>
        <w:t>Ana Paula Gonçalves Serr</w:t>
      </w:r>
      <w:r w:rsidR="0047751C">
        <w:rPr>
          <w:rFonts w:ascii="Arial" w:hAnsi="Arial"/>
          <w:b/>
          <w:sz w:val="24"/>
          <w:lang w:val="pt-BR"/>
        </w:rPr>
        <w:t>a</w:t>
      </w:r>
    </w:p>
    <w:p w14:paraId="7286FF84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0056BC1" w14:textId="32482E82" w:rsidR="00081EC4" w:rsidRDefault="00081EC4">
      <w:pPr>
        <w:pBdr>
          <w:bottom w:val="single" w:sz="8" w:space="1" w:color="auto"/>
        </w:pBdr>
        <w:tabs>
          <w:tab w:val="left" w:pos="3686"/>
          <w:tab w:val="left" w:pos="5103"/>
        </w:tabs>
        <w:jc w:val="center"/>
        <w:rPr>
          <w:rFonts w:ascii="Arial" w:hAnsi="Arial"/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20</w:t>
      </w:r>
      <w:r w:rsidR="005C3326">
        <w:rPr>
          <w:rFonts w:ascii="Arial" w:hAnsi="Arial"/>
          <w:b/>
          <w:sz w:val="24"/>
          <w:lang w:val="pt-BR"/>
        </w:rPr>
        <w:t>2</w:t>
      </w:r>
      <w:r w:rsidR="005427F6">
        <w:rPr>
          <w:rFonts w:ascii="Arial" w:hAnsi="Arial"/>
          <w:b/>
          <w:sz w:val="24"/>
          <w:lang w:val="pt-BR"/>
        </w:rPr>
        <w:t>1</w:t>
      </w:r>
    </w:p>
    <w:p w14:paraId="2B03AE3F" w14:textId="77777777" w:rsidR="00081EC4" w:rsidRDefault="00081EC4">
      <w:pPr>
        <w:pStyle w:val="Indice"/>
        <w:jc w:val="right"/>
        <w:rPr>
          <w:lang w:val="pt-BR"/>
        </w:rPr>
      </w:pPr>
      <w:r>
        <w:rPr>
          <w:lang w:val="pt-BR"/>
        </w:rPr>
        <w:br w:type="page"/>
      </w:r>
      <w:bookmarkStart w:id="46" w:name="_Toc73378960"/>
      <w:r>
        <w:rPr>
          <w:lang w:val="pt-BR"/>
        </w:rPr>
        <w:lastRenderedPageBreak/>
        <w:t>ÍNDICE DETALHADO</w:t>
      </w:r>
      <w:bookmarkEnd w:id="46"/>
    </w:p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AU"/>
        </w:rPr>
        <w:id w:val="-1082757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C17FBC" w14:textId="0A2244F1" w:rsidR="007334C4" w:rsidRDefault="007334C4">
          <w:pPr>
            <w:pStyle w:val="CabealhodoSumrio"/>
          </w:pPr>
          <w:r>
            <w:t>Sumário</w:t>
          </w:r>
        </w:p>
        <w:p w14:paraId="5DB8BFE1" w14:textId="4A488995" w:rsidR="00E17134" w:rsidRDefault="007334C4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78960" w:history="1">
            <w:r w:rsidR="00E17134" w:rsidRPr="005E7332">
              <w:rPr>
                <w:rStyle w:val="Hyperlink"/>
                <w:noProof/>
              </w:rPr>
              <w:t>ÍNDICE DETALHADO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_Toc73378960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2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13A60849" w14:textId="111732EE" w:rsidR="00E17134" w:rsidRDefault="002F50DA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73378961" w:history="1">
            <w:r w:rsidR="00E17134" w:rsidRPr="005E7332">
              <w:rPr>
                <w:rStyle w:val="Hyperlink"/>
                <w:rFonts w:ascii="Arial" w:hAnsi="Arial" w:cs="Arial"/>
                <w:noProof/>
              </w:rPr>
              <w:t>1.</w:t>
            </w:r>
            <w:r w:rsidR="00E17134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E17134" w:rsidRPr="005E7332">
              <w:rPr>
                <w:rStyle w:val="Hyperlink"/>
                <w:rFonts w:ascii="Arial" w:hAnsi="Arial" w:cs="Arial"/>
                <w:noProof/>
              </w:rPr>
              <w:t>Levantamento dos Requisitos do Sistema de Software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_Toc73378961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3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6398A16C" w14:textId="04E43A84" w:rsidR="00E17134" w:rsidRDefault="002F50DA">
          <w:pPr>
            <w:pStyle w:val="Sumrio2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pt-BR"/>
            </w:rPr>
          </w:pPr>
          <w:hyperlink w:anchor="_Toc73378962" w:history="1">
            <w:r w:rsidR="00E17134" w:rsidRPr="005E7332">
              <w:rPr>
                <w:rStyle w:val="Hyperlink"/>
                <w:noProof/>
                <w:lang w:val="pt-BR"/>
              </w:rPr>
              <w:t>1.1 Extração de Requisitos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_Toc73378962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3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7175A252" w14:textId="63CDCB07" w:rsidR="00E17134" w:rsidRDefault="002F50DA">
          <w:pPr>
            <w:pStyle w:val="Sumrio3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pt-BR"/>
            </w:rPr>
          </w:pPr>
          <w:hyperlink w:anchor="_Toc73378963" w:history="1">
            <w:r w:rsidR="00E17134" w:rsidRPr="005E7332">
              <w:rPr>
                <w:rStyle w:val="Hyperlink"/>
                <w:rFonts w:cs="Arial"/>
                <w:noProof/>
                <w:lang w:val="pt-BR"/>
              </w:rPr>
              <w:t>1.1.1 Formulário online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_Toc73378963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3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48E107D1" w14:textId="436E47DB" w:rsidR="00E17134" w:rsidRDefault="002F50DA">
          <w:pPr>
            <w:pStyle w:val="Sumrio3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pt-BR"/>
            </w:rPr>
          </w:pPr>
          <w:hyperlink w:anchor="_Toc73378964" w:history="1">
            <w:r w:rsidR="00E17134" w:rsidRPr="005E7332">
              <w:rPr>
                <w:rStyle w:val="Hyperlink"/>
                <w:rFonts w:cs="Arial"/>
                <w:noProof/>
                <w:lang w:val="pt-BR"/>
              </w:rPr>
              <w:t>1.1.1.1 Questões para Alunos e Ex-Alunos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_Toc73378964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3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7BF5C9A5" w14:textId="15ABC906" w:rsidR="00E17134" w:rsidRDefault="002F50DA">
          <w:pPr>
            <w:pStyle w:val="Sumrio3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pt-BR"/>
            </w:rPr>
          </w:pPr>
          <w:hyperlink w:anchor="_Toc73378965" w:history="1">
            <w:r w:rsidR="00E17134" w:rsidRPr="005E7332">
              <w:rPr>
                <w:rStyle w:val="Hyperlink"/>
                <w:noProof/>
                <w:lang w:val="pt-BR"/>
              </w:rPr>
              <w:t>1.1.1.2 Questões para Pais de Alunos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_Toc73378965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4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1F45AE4A" w14:textId="4514C20B" w:rsidR="00E17134" w:rsidRDefault="002F50DA">
          <w:pPr>
            <w:pStyle w:val="Sumrio3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pt-BR"/>
            </w:rPr>
          </w:pPr>
          <w:hyperlink w:anchor="_Toc73378966" w:history="1">
            <w:r w:rsidR="00E17134" w:rsidRPr="005E7332">
              <w:rPr>
                <w:rStyle w:val="Hyperlink"/>
                <w:noProof/>
                <w:lang w:val="pt-BR"/>
              </w:rPr>
              <w:t>1.1.1.3 Questões para Professores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_Toc73378966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4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4F3BFD5C" w14:textId="65FC4AF6" w:rsidR="00E17134" w:rsidRDefault="002F50DA">
          <w:pPr>
            <w:pStyle w:val="Sumrio3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pt-BR"/>
            </w:rPr>
          </w:pPr>
          <w:hyperlink w:anchor="_Toc73378967" w:history="1">
            <w:r w:rsidR="00E17134" w:rsidRPr="005E7332">
              <w:rPr>
                <w:rStyle w:val="Hyperlink"/>
                <w:rFonts w:cs="Arial"/>
                <w:noProof/>
                <w:lang w:val="pt-BR"/>
              </w:rPr>
              <w:t>1.1.2 Entrevista técnica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_Toc73378967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5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4B73A044" w14:textId="6DB7E1DD" w:rsidR="00E17134" w:rsidRDefault="002F50DA">
          <w:pPr>
            <w:pStyle w:val="Sumrio2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pt-BR"/>
            </w:rPr>
          </w:pPr>
          <w:hyperlink w:anchor="_Toc73378968" w:history="1">
            <w:r w:rsidR="00E17134" w:rsidRPr="005E7332">
              <w:rPr>
                <w:rStyle w:val="Hyperlink"/>
                <w:noProof/>
                <w:lang w:val="pt-BR"/>
              </w:rPr>
              <w:t>1.2 Análise da Coleta de Requisitos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_Toc73378968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5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2DD8357C" w14:textId="194F9678" w:rsidR="00E17134" w:rsidRDefault="002F50DA">
          <w:pPr>
            <w:pStyle w:val="Sumrio3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pt-BR"/>
            </w:rPr>
          </w:pPr>
          <w:hyperlink w:anchor="_Toc73378969" w:history="1">
            <w:r w:rsidR="00E17134" w:rsidRPr="005E7332">
              <w:rPr>
                <w:rStyle w:val="Hyperlink"/>
                <w:noProof/>
              </w:rPr>
              <w:t>1.2.1 Entrevista técnica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_Toc73378969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10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5A889549" w14:textId="10F65FDB" w:rsidR="00E17134" w:rsidRDefault="002F50DA">
          <w:pPr>
            <w:pStyle w:val="Sumrio3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val="pt-BR"/>
            </w:rPr>
          </w:pPr>
          <w:hyperlink w:anchor="_Toc73378970" w:history="1">
            <w:r w:rsidR="00E17134" w:rsidRPr="005E7332">
              <w:rPr>
                <w:rStyle w:val="Hyperlink"/>
                <w:noProof/>
              </w:rPr>
              <w:t>1.2.2 Profissionais da Educação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_Toc73378970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10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44D3F70C" w14:textId="56614AFB" w:rsidR="00E17134" w:rsidRDefault="002F50DA">
          <w:pPr>
            <w:pStyle w:val="Sumrio2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pt-BR"/>
            </w:rPr>
          </w:pPr>
          <w:hyperlink w:anchor="_Toc73378971" w:history="1">
            <w:r w:rsidR="00E17134" w:rsidRPr="005E7332">
              <w:rPr>
                <w:rStyle w:val="Hyperlink"/>
                <w:noProof/>
                <w:lang w:val="pt-BR"/>
              </w:rPr>
              <w:t>1.3 Conclusão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_Toc73378971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11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12B965EC" w14:textId="54E43A6E" w:rsidR="00E17134" w:rsidRDefault="002F50DA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</w:rPr>
          </w:pPr>
          <w:hyperlink w:anchor="_Toc73378972" w:history="1">
            <w:r w:rsidR="00E17134" w:rsidRPr="005E7332">
              <w:rPr>
                <w:rStyle w:val="Hyperlink"/>
                <w:noProof/>
              </w:rPr>
              <w:t>2</w:t>
            </w:r>
            <w:r w:rsidR="00E17134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</w:rPr>
              <w:tab/>
            </w:r>
            <w:r w:rsidR="00E17134" w:rsidRPr="005E7332">
              <w:rPr>
                <w:rStyle w:val="Hyperlink"/>
                <w:noProof/>
              </w:rPr>
              <w:t>Especificação dos Requisitos do Sistema de Software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_Toc73378972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11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6D87CB0D" w14:textId="3D01A34C" w:rsidR="00E17134" w:rsidRDefault="002F50DA">
          <w:pPr>
            <w:pStyle w:val="Sumrio2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pt-BR"/>
            </w:rPr>
          </w:pPr>
          <w:hyperlink w:anchor="_Toc73378973" w:history="1">
            <w:r w:rsidR="00E17134" w:rsidRPr="005E7332">
              <w:rPr>
                <w:rStyle w:val="Hyperlink"/>
                <w:noProof/>
                <w:lang w:val="pt-BR"/>
              </w:rPr>
              <w:t>2.1 Requisitos Funcionais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_Toc73378973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11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0D859408" w14:textId="458BA696" w:rsidR="00E17134" w:rsidRDefault="002F50DA">
          <w:pPr>
            <w:pStyle w:val="Sumrio2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pt-BR"/>
            </w:rPr>
          </w:pPr>
          <w:hyperlink w:anchor="_Toc73378974" w:history="1">
            <w:r w:rsidR="00E17134" w:rsidRPr="005E7332">
              <w:rPr>
                <w:rStyle w:val="Hyperlink"/>
                <w:noProof/>
                <w:lang w:val="pt-BR"/>
              </w:rPr>
              <w:t>2.2 Regras de Negócio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_Toc73378974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15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588CB65F" w14:textId="4366C1E2" w:rsidR="00E17134" w:rsidRDefault="002F50DA">
          <w:pPr>
            <w:pStyle w:val="Sumrio2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pt-BR"/>
            </w:rPr>
          </w:pPr>
          <w:hyperlink w:anchor="_Toc73378975" w:history="1">
            <w:r w:rsidR="00E17134" w:rsidRPr="005E7332">
              <w:rPr>
                <w:rStyle w:val="Hyperlink"/>
                <w:noProof/>
                <w:lang w:val="pt-BR"/>
              </w:rPr>
              <w:t>2.3 Modelagem Funcional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_Toc73378975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16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293D2E95" w14:textId="2FAF280C" w:rsidR="00E17134" w:rsidRDefault="002F50DA">
          <w:pPr>
            <w:pStyle w:val="Sumrio2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pt-BR"/>
            </w:rPr>
          </w:pPr>
          <w:hyperlink w:anchor="_Toc73378976" w:history="1">
            <w:r w:rsidR="00E17134" w:rsidRPr="005E7332">
              <w:rPr>
                <w:rStyle w:val="Hyperlink"/>
                <w:noProof/>
                <w:lang w:val="pt-BR"/>
              </w:rPr>
              <w:t>2.4 Requisitos Não-Funcionais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_Toc73378976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23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2B30DC54" w14:textId="30FA3BAA" w:rsidR="00E17134" w:rsidRDefault="002F50DA">
          <w:pPr>
            <w:pStyle w:val="Sumrio2"/>
            <w:tabs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pt-BR"/>
            </w:rPr>
          </w:pPr>
          <w:hyperlink w:anchor="_Toc73378977" w:history="1">
            <w:r w:rsidR="00E17134" w:rsidRPr="005E7332">
              <w:rPr>
                <w:rStyle w:val="Hyperlink"/>
                <w:noProof/>
                <w:lang w:val="pt-BR"/>
              </w:rPr>
              <w:t>2.5 Protótipo para Validar os Requisitos</w:t>
            </w:r>
            <w:r w:rsidR="00E17134">
              <w:rPr>
                <w:noProof/>
                <w:webHidden/>
              </w:rPr>
              <w:tab/>
            </w:r>
            <w:r w:rsidR="00E17134">
              <w:rPr>
                <w:noProof/>
                <w:webHidden/>
              </w:rPr>
              <w:fldChar w:fldCharType="begin"/>
            </w:r>
            <w:r w:rsidR="00E17134">
              <w:rPr>
                <w:noProof/>
                <w:webHidden/>
              </w:rPr>
              <w:instrText xml:space="preserve"> PAGEREF _Toc73378977 \h </w:instrText>
            </w:r>
            <w:r w:rsidR="00E17134">
              <w:rPr>
                <w:noProof/>
                <w:webHidden/>
              </w:rPr>
            </w:r>
            <w:r w:rsidR="00E17134">
              <w:rPr>
                <w:noProof/>
                <w:webHidden/>
              </w:rPr>
              <w:fldChar w:fldCharType="separate"/>
            </w:r>
            <w:r w:rsidR="002A200F">
              <w:rPr>
                <w:noProof/>
                <w:webHidden/>
              </w:rPr>
              <w:t>25</w:t>
            </w:r>
            <w:r w:rsidR="00E17134">
              <w:rPr>
                <w:noProof/>
                <w:webHidden/>
              </w:rPr>
              <w:fldChar w:fldCharType="end"/>
            </w:r>
          </w:hyperlink>
        </w:p>
        <w:p w14:paraId="014E045A" w14:textId="0C813FF6" w:rsidR="007334C4" w:rsidRDefault="007334C4">
          <w:r>
            <w:rPr>
              <w:b/>
              <w:bCs/>
            </w:rPr>
            <w:fldChar w:fldCharType="end"/>
          </w:r>
        </w:p>
      </w:sdtContent>
    </w:sdt>
    <w:p w14:paraId="14D8B25B" w14:textId="77777777" w:rsidR="00674011" w:rsidRPr="003B7DC1" w:rsidRDefault="00674011" w:rsidP="009E70C4">
      <w:pPr>
        <w:rPr>
          <w:lang w:val="pt-BR"/>
        </w:rPr>
      </w:pPr>
    </w:p>
    <w:p w14:paraId="44A4DEA4" w14:textId="77777777" w:rsidR="00CC1582" w:rsidRDefault="00CC1582">
      <w:pPr>
        <w:jc w:val="left"/>
        <w:rPr>
          <w:rFonts w:ascii="Arial" w:hAnsi="Arial"/>
          <w:b/>
          <w:sz w:val="28"/>
          <w:lang w:val="pt-BR"/>
        </w:rPr>
      </w:pPr>
      <w:r>
        <w:rPr>
          <w:lang w:val="pt-BR"/>
        </w:rPr>
        <w:br w:type="page"/>
      </w:r>
    </w:p>
    <w:p w14:paraId="687E3A79" w14:textId="764D1C74" w:rsidR="00CA4064" w:rsidRPr="007022DE" w:rsidRDefault="00CA4064" w:rsidP="00AA167C">
      <w:pPr>
        <w:pStyle w:val="Ttulo1"/>
        <w:numPr>
          <w:ilvl w:val="0"/>
          <w:numId w:val="16"/>
        </w:numPr>
        <w:rPr>
          <w:rFonts w:ascii="Arial" w:hAnsi="Arial" w:cs="Arial"/>
          <w:lang w:val="pt-BR"/>
        </w:rPr>
      </w:pPr>
      <w:bookmarkStart w:id="47" w:name="_Toc73378961"/>
      <w:bookmarkStart w:id="48" w:name="_Toc43744370"/>
      <w:r w:rsidRPr="007022DE">
        <w:rPr>
          <w:rFonts w:ascii="Arial" w:hAnsi="Arial" w:cs="Arial"/>
          <w:lang w:val="pt-BR"/>
        </w:rPr>
        <w:lastRenderedPageBreak/>
        <w:t>Levantamento dos Requisitos do Sistema de Software</w:t>
      </w:r>
      <w:bookmarkEnd w:id="47"/>
    </w:p>
    <w:p w14:paraId="08DEC97D" w14:textId="77777777" w:rsidR="0047751C" w:rsidRPr="00FF5B7A" w:rsidRDefault="0047751C" w:rsidP="0047751C">
      <w:pPr>
        <w:pStyle w:val="PargrafodaLista"/>
        <w:spacing w:after="0" w:line="24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</w:p>
    <w:p w14:paraId="4D96240D" w14:textId="2968DEE5" w:rsidR="00CA4064" w:rsidRPr="007022DE" w:rsidRDefault="00564C79" w:rsidP="00D05B78">
      <w:pPr>
        <w:pStyle w:val="Ttulo2"/>
        <w:ind w:left="851" w:hanging="142"/>
        <w:rPr>
          <w:lang w:val="pt-BR"/>
        </w:rPr>
      </w:pPr>
      <w:bookmarkStart w:id="49" w:name="_Toc73378962"/>
      <w:r w:rsidRPr="007022DE">
        <w:rPr>
          <w:lang w:val="pt-BR"/>
        </w:rPr>
        <w:t xml:space="preserve">1.1 </w:t>
      </w:r>
      <w:r w:rsidR="00CA4064" w:rsidRPr="007022DE">
        <w:rPr>
          <w:lang w:val="pt-BR"/>
        </w:rPr>
        <w:t>Extração de Requis</w:t>
      </w:r>
      <w:r w:rsidR="00C37B40" w:rsidRPr="007022DE">
        <w:rPr>
          <w:lang w:val="pt-BR"/>
        </w:rPr>
        <w:t>i</w:t>
      </w:r>
      <w:r w:rsidR="00CA4064" w:rsidRPr="007022DE">
        <w:rPr>
          <w:lang w:val="pt-BR"/>
        </w:rPr>
        <w:t>tos</w:t>
      </w:r>
      <w:bookmarkEnd w:id="49"/>
    </w:p>
    <w:p w14:paraId="75C3F409" w14:textId="0F820A0E" w:rsidR="00F51A17" w:rsidRDefault="00CA4064" w:rsidP="00640CEB">
      <w:pPr>
        <w:pStyle w:val="P2"/>
        <w:ind w:left="709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pesquisa de público da </w:t>
      </w:r>
      <w:proofErr w:type="spellStart"/>
      <w:r>
        <w:rPr>
          <w:rFonts w:ascii="Arial" w:hAnsi="Arial" w:cs="Arial"/>
          <w:sz w:val="24"/>
          <w:szCs w:val="24"/>
        </w:rPr>
        <w:t>iEdu</w:t>
      </w:r>
      <w:proofErr w:type="spellEnd"/>
      <w:r>
        <w:rPr>
          <w:rFonts w:ascii="Arial" w:hAnsi="Arial" w:cs="Arial"/>
          <w:sz w:val="24"/>
          <w:szCs w:val="24"/>
        </w:rPr>
        <w:t xml:space="preserve"> foram utilizadas duas metodologias: para usuários finais foi utilizada uma pesquisa através de formulário online dividida em três sessões, e uma entrevista técnica</w:t>
      </w:r>
      <w:r w:rsidRPr="005741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para profissionais da área opinarem sobre requisitos não funcionais.</w:t>
      </w:r>
    </w:p>
    <w:p w14:paraId="0AC87310" w14:textId="77777777" w:rsidR="00640CEB" w:rsidRPr="00FF5B7A" w:rsidRDefault="00640CEB" w:rsidP="00D05B78">
      <w:pPr>
        <w:pStyle w:val="P2"/>
        <w:spacing w:before="0"/>
        <w:ind w:left="851" w:firstLine="567"/>
        <w:rPr>
          <w:rFonts w:ascii="Arial" w:hAnsi="Arial" w:cs="Arial"/>
          <w:sz w:val="24"/>
          <w:szCs w:val="24"/>
        </w:rPr>
      </w:pPr>
    </w:p>
    <w:p w14:paraId="578FECCE" w14:textId="3D67DAC1" w:rsidR="00CA4064" w:rsidRPr="00C37B40" w:rsidRDefault="00410F41" w:rsidP="00D05B78">
      <w:pPr>
        <w:pStyle w:val="Ttulo3"/>
        <w:ind w:firstLine="1134"/>
        <w:rPr>
          <w:rFonts w:cs="Arial"/>
          <w:szCs w:val="28"/>
          <w:lang w:val="pt-BR"/>
        </w:rPr>
      </w:pPr>
      <w:bookmarkStart w:id="50" w:name="_Toc73378963"/>
      <w:r w:rsidRPr="00C37B40">
        <w:rPr>
          <w:rFonts w:cs="Arial"/>
          <w:szCs w:val="28"/>
          <w:lang w:val="pt-BR"/>
        </w:rPr>
        <w:t xml:space="preserve">1.1.1 </w:t>
      </w:r>
      <w:r w:rsidR="00CA4064" w:rsidRPr="00C37B40">
        <w:rPr>
          <w:rFonts w:cs="Arial"/>
          <w:szCs w:val="28"/>
          <w:lang w:val="pt-BR"/>
        </w:rPr>
        <w:t>Formulário online</w:t>
      </w:r>
      <w:bookmarkEnd w:id="50"/>
    </w:p>
    <w:p w14:paraId="0EB42A15" w14:textId="743E0565" w:rsidR="00CA4064" w:rsidRDefault="00D05B78" w:rsidP="00D05B78">
      <w:pPr>
        <w:pStyle w:val="P2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CA4064">
        <w:rPr>
          <w:rFonts w:ascii="Arial" w:hAnsi="Arial" w:cs="Arial"/>
          <w:sz w:val="24"/>
          <w:szCs w:val="24"/>
        </w:rPr>
        <w:t>Total de 293 respostas coletadas.</w:t>
      </w:r>
    </w:p>
    <w:p w14:paraId="062C369C" w14:textId="77777777" w:rsidR="00640CEB" w:rsidRPr="00640CEB" w:rsidRDefault="00640CEB" w:rsidP="00640CEB">
      <w:pPr>
        <w:pStyle w:val="P2"/>
        <w:spacing w:before="0"/>
        <w:ind w:left="1008" w:firstLine="432"/>
        <w:rPr>
          <w:rFonts w:ascii="Arial" w:hAnsi="Arial" w:cs="Arial"/>
          <w:sz w:val="24"/>
          <w:szCs w:val="24"/>
        </w:rPr>
      </w:pPr>
    </w:p>
    <w:p w14:paraId="30BF0F0B" w14:textId="29D90B67" w:rsidR="00CA4064" w:rsidRPr="00C37B40" w:rsidRDefault="00D562D6" w:rsidP="00D05B78">
      <w:pPr>
        <w:pStyle w:val="Ttulo3"/>
        <w:ind w:left="1843"/>
        <w:rPr>
          <w:rFonts w:cs="Arial"/>
          <w:szCs w:val="28"/>
          <w:lang w:val="pt-BR"/>
        </w:rPr>
      </w:pPr>
      <w:bookmarkStart w:id="51" w:name="_Toc73378964"/>
      <w:r w:rsidRPr="00C37B40">
        <w:rPr>
          <w:rFonts w:cs="Arial"/>
          <w:szCs w:val="28"/>
          <w:lang w:val="pt-BR"/>
        </w:rPr>
        <w:t xml:space="preserve">1.1.1.1 </w:t>
      </w:r>
      <w:r w:rsidR="00CA4064" w:rsidRPr="00C37B40">
        <w:rPr>
          <w:rFonts w:cs="Arial"/>
          <w:szCs w:val="28"/>
          <w:lang w:val="pt-BR"/>
        </w:rPr>
        <w:t>Questões para Alunos e Ex-Alunos</w:t>
      </w:r>
      <w:bookmarkEnd w:id="51"/>
    </w:p>
    <w:p w14:paraId="2CB0E14E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Você já teve aulas à distância? (Sejam elas EAD ou Remotas)</w:t>
      </w:r>
    </w:p>
    <w:p w14:paraId="18C02BAE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Qual seu nível de escolaridade?</w:t>
      </w:r>
    </w:p>
    <w:p w14:paraId="1F586A7C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Sua formação foi / está sendo em maior parte:</w:t>
      </w:r>
    </w:p>
    <w:p w14:paraId="1DF9DA56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Quais foram suas maiores dificuldades de aprendizado ao longo de sua trajetória escolar?</w:t>
      </w:r>
    </w:p>
    <w:p w14:paraId="1539CD11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Qual sua opinião sobre ensino à distância? (Seja EAD ou Remoto)</w:t>
      </w:r>
    </w:p>
    <w:p w14:paraId="657CC503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O que você acha da ideia de poder tirar uma dúvida com um professor da matéria que está estudando a qualquer momento e de qualquer lugar?</w:t>
      </w:r>
    </w:p>
    <w:p w14:paraId="7E9EFAFF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O que acha da ideia de grupos de estudos virtuais?</w:t>
      </w:r>
    </w:p>
    <w:p w14:paraId="341012F5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Tendo em vista a ideia de fazer consultas pontuais com um professor à distância, e discutir temas com colegas também à distância. Você acredita que a melhor plataforma seja:</w:t>
      </w:r>
    </w:p>
    <w:p w14:paraId="67B40077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Em interações à distância, você teria preferência entre tirar suas dúvidas por chat ou por áudio/vídeo?</w:t>
      </w:r>
    </w:p>
    <w:p w14:paraId="7F82CFA9" w14:textId="77777777" w:rsidR="00CA4064" w:rsidRPr="005643A6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Você gostaria de receber listas de exercícios para complementar seus estudos?</w:t>
      </w:r>
    </w:p>
    <w:p w14:paraId="58657EF4" w14:textId="77777777" w:rsidR="00CA4064" w:rsidRDefault="00CA4064" w:rsidP="00AA167C">
      <w:pPr>
        <w:pStyle w:val="P2"/>
        <w:numPr>
          <w:ilvl w:val="0"/>
          <w:numId w:val="13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Você gostaria de receber o Gabarito das Listas de exercícios?</w:t>
      </w:r>
    </w:p>
    <w:p w14:paraId="48C43A85" w14:textId="77777777" w:rsidR="00CA4064" w:rsidRPr="00FF5B7A" w:rsidRDefault="00CA4064" w:rsidP="00CA4064">
      <w:pPr>
        <w:pStyle w:val="PargrafodaLista"/>
        <w:ind w:left="2124"/>
        <w:rPr>
          <w:rFonts w:ascii="Arial" w:hAnsi="Arial" w:cs="Arial"/>
          <w:b/>
          <w:bCs/>
          <w:sz w:val="24"/>
          <w:szCs w:val="24"/>
        </w:rPr>
      </w:pPr>
    </w:p>
    <w:p w14:paraId="2B05DF07" w14:textId="19934465" w:rsidR="00CA4064" w:rsidRPr="00D562D6" w:rsidRDefault="00F33BCE" w:rsidP="00D05B78">
      <w:pPr>
        <w:pStyle w:val="Ttulo3"/>
        <w:ind w:left="1985"/>
        <w:rPr>
          <w:lang w:val="pt-BR"/>
        </w:rPr>
      </w:pPr>
      <w:bookmarkStart w:id="52" w:name="_Toc73378965"/>
      <w:r w:rsidRPr="00D562D6">
        <w:rPr>
          <w:lang w:val="pt-BR"/>
        </w:rPr>
        <w:lastRenderedPageBreak/>
        <w:t xml:space="preserve">1.1.1.2 </w:t>
      </w:r>
      <w:r w:rsidR="00CA4064" w:rsidRPr="00D562D6">
        <w:rPr>
          <w:lang w:val="pt-BR"/>
        </w:rPr>
        <w:t>Questões para Pais de Alunos</w:t>
      </w:r>
      <w:bookmarkEnd w:id="52"/>
    </w:p>
    <w:p w14:paraId="1B49D9CD" w14:textId="77777777" w:rsidR="00CA4064" w:rsidRPr="005643A6" w:rsidRDefault="00CA4064" w:rsidP="00AA167C">
      <w:pPr>
        <w:pStyle w:val="P2"/>
        <w:numPr>
          <w:ilvl w:val="0"/>
          <w:numId w:val="14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Você já teve aulas à distância? (Sejam elas EAD ou Remotas) (Resposta sobre o pai, e não sobre o filho)</w:t>
      </w:r>
    </w:p>
    <w:p w14:paraId="7B35412B" w14:textId="77777777" w:rsidR="00CA4064" w:rsidRPr="005643A6" w:rsidRDefault="00CA4064" w:rsidP="00AA167C">
      <w:pPr>
        <w:pStyle w:val="P2"/>
        <w:numPr>
          <w:ilvl w:val="0"/>
          <w:numId w:val="14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Qual seu nível de escolaridade? (Resposta sobre o pai, e não sobre o filho)</w:t>
      </w:r>
    </w:p>
    <w:p w14:paraId="45121B90" w14:textId="77777777" w:rsidR="00CA4064" w:rsidRPr="005643A6" w:rsidRDefault="00CA4064" w:rsidP="00AA167C">
      <w:pPr>
        <w:pStyle w:val="P2"/>
        <w:numPr>
          <w:ilvl w:val="0"/>
          <w:numId w:val="14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Sua formação foi / está sendo em maior parte: (Resposta sobre o pai, e não sobre o filho)</w:t>
      </w:r>
    </w:p>
    <w:p w14:paraId="62B83069" w14:textId="77777777" w:rsidR="00CA4064" w:rsidRPr="005643A6" w:rsidRDefault="00CA4064" w:rsidP="00AA167C">
      <w:pPr>
        <w:pStyle w:val="P2"/>
        <w:numPr>
          <w:ilvl w:val="0"/>
          <w:numId w:val="14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Quais são as maiores dificuldades que você acredita que seu filho tenha durante o aprendizado?</w:t>
      </w:r>
    </w:p>
    <w:p w14:paraId="4F2628D3" w14:textId="77777777" w:rsidR="00CA4064" w:rsidRPr="005643A6" w:rsidRDefault="00CA4064" w:rsidP="00AA167C">
      <w:pPr>
        <w:pStyle w:val="P2"/>
        <w:numPr>
          <w:ilvl w:val="0"/>
          <w:numId w:val="14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Qual sua opinião sobre ensino à distância? (Seja EAD ou Remoto)</w:t>
      </w:r>
    </w:p>
    <w:p w14:paraId="05F90A16" w14:textId="77777777" w:rsidR="00CA4064" w:rsidRPr="005643A6" w:rsidRDefault="00CA4064" w:rsidP="00AA167C">
      <w:pPr>
        <w:pStyle w:val="P2"/>
        <w:numPr>
          <w:ilvl w:val="0"/>
          <w:numId w:val="14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O que você acha da ideia de seu filho poder tirar uma dúvida com um professor da matéria que ele está estudando a qualquer momento e de qualquer lugar?</w:t>
      </w:r>
    </w:p>
    <w:p w14:paraId="3E04A2E4" w14:textId="77777777" w:rsidR="00CA4064" w:rsidRPr="005643A6" w:rsidRDefault="00CA4064" w:rsidP="00AA167C">
      <w:pPr>
        <w:pStyle w:val="P2"/>
        <w:numPr>
          <w:ilvl w:val="0"/>
          <w:numId w:val="14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O que acha da ideia de grupos de estudos virtuais para seu filho?</w:t>
      </w:r>
    </w:p>
    <w:p w14:paraId="52E9E7CF" w14:textId="77777777" w:rsidR="00CA4064" w:rsidRPr="005643A6" w:rsidRDefault="00CA4064" w:rsidP="00AA167C">
      <w:pPr>
        <w:pStyle w:val="P2"/>
        <w:numPr>
          <w:ilvl w:val="0"/>
          <w:numId w:val="14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Tendo em vista a ideia de fazer consultas pontuais com um professor à distância, e discutir temas com colegas também à distância. Você acredita que a melhor plataforma seja:</w:t>
      </w:r>
    </w:p>
    <w:p w14:paraId="726EC803" w14:textId="77777777" w:rsidR="00CA4064" w:rsidRDefault="00CA4064" w:rsidP="00AA167C">
      <w:pPr>
        <w:pStyle w:val="P2"/>
        <w:numPr>
          <w:ilvl w:val="0"/>
          <w:numId w:val="14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Em interações à distância, você teria preferência entre tirar suas dúvidas por chat ou por áudio/vídeo?</w:t>
      </w:r>
    </w:p>
    <w:p w14:paraId="1EFC16CC" w14:textId="77777777" w:rsidR="00CA4064" w:rsidRPr="00FF5B7A" w:rsidRDefault="00CA4064" w:rsidP="00CA4064">
      <w:pPr>
        <w:pStyle w:val="PargrafodaLista"/>
        <w:ind w:left="2124"/>
        <w:rPr>
          <w:rFonts w:ascii="Arial" w:hAnsi="Arial" w:cs="Arial"/>
          <w:b/>
          <w:bCs/>
          <w:sz w:val="24"/>
          <w:szCs w:val="24"/>
        </w:rPr>
      </w:pPr>
    </w:p>
    <w:p w14:paraId="480365C1" w14:textId="177CE7F3" w:rsidR="00CA4064" w:rsidRPr="00D562D6" w:rsidRDefault="00D562D6" w:rsidP="00D05B78">
      <w:pPr>
        <w:pStyle w:val="Ttulo3"/>
        <w:ind w:left="2127" w:hanging="142"/>
        <w:rPr>
          <w:lang w:val="pt-BR"/>
        </w:rPr>
      </w:pPr>
      <w:bookmarkStart w:id="53" w:name="_Toc73378966"/>
      <w:r>
        <w:rPr>
          <w:lang w:val="pt-BR"/>
        </w:rPr>
        <w:t xml:space="preserve">1.1.1.3 </w:t>
      </w:r>
      <w:r w:rsidR="00CA4064" w:rsidRPr="00D562D6">
        <w:rPr>
          <w:lang w:val="pt-BR"/>
        </w:rPr>
        <w:t>Questões para Professores</w:t>
      </w:r>
      <w:bookmarkEnd w:id="53"/>
    </w:p>
    <w:p w14:paraId="45636831" w14:textId="77777777" w:rsidR="00CA4064" w:rsidRPr="005643A6" w:rsidRDefault="00CA4064" w:rsidP="00AA167C">
      <w:pPr>
        <w:pStyle w:val="P2"/>
        <w:numPr>
          <w:ilvl w:val="0"/>
          <w:numId w:val="15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Sua formação foi / está sendo em maior parte:</w:t>
      </w:r>
    </w:p>
    <w:p w14:paraId="11A0F9CB" w14:textId="77777777" w:rsidR="00CA4064" w:rsidRPr="005643A6" w:rsidRDefault="00CA4064" w:rsidP="00AA167C">
      <w:pPr>
        <w:pStyle w:val="P2"/>
        <w:numPr>
          <w:ilvl w:val="0"/>
          <w:numId w:val="15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Quais foram suas maiores dificuldades de aprendizado ao longo de sua trajetória escolar na época que foi aluno?</w:t>
      </w:r>
    </w:p>
    <w:p w14:paraId="679B99FD" w14:textId="77777777" w:rsidR="00CA4064" w:rsidRPr="005643A6" w:rsidRDefault="00CA4064" w:rsidP="00AA167C">
      <w:pPr>
        <w:pStyle w:val="P2"/>
        <w:numPr>
          <w:ilvl w:val="0"/>
          <w:numId w:val="15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Qual sua opinião sobre ensino à distância? (Seja EAD ou Remoto)</w:t>
      </w:r>
    </w:p>
    <w:p w14:paraId="576F766B" w14:textId="77777777" w:rsidR="00CA4064" w:rsidRPr="005643A6" w:rsidRDefault="00CA4064" w:rsidP="00AA167C">
      <w:pPr>
        <w:pStyle w:val="P2"/>
        <w:numPr>
          <w:ilvl w:val="0"/>
          <w:numId w:val="15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O que acha da ideia de grupos de estudos virtuais?</w:t>
      </w:r>
    </w:p>
    <w:p w14:paraId="6A1EDC35" w14:textId="77777777" w:rsidR="00CA4064" w:rsidRPr="005643A6" w:rsidRDefault="00CA4064" w:rsidP="00AA167C">
      <w:pPr>
        <w:pStyle w:val="P2"/>
        <w:numPr>
          <w:ilvl w:val="0"/>
          <w:numId w:val="15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O que você acha da ideia de poder atender a dúvidas de alunos de diversas regiões e ajudá-los de maneira esporádica?</w:t>
      </w:r>
    </w:p>
    <w:p w14:paraId="3CF2C854" w14:textId="77777777" w:rsidR="00CA4064" w:rsidRDefault="00CA4064" w:rsidP="00AA167C">
      <w:pPr>
        <w:pStyle w:val="P2"/>
        <w:numPr>
          <w:ilvl w:val="0"/>
          <w:numId w:val="15"/>
        </w:numPr>
        <w:ind w:left="2410" w:hanging="283"/>
        <w:rPr>
          <w:rFonts w:ascii="Arial" w:hAnsi="Arial" w:cs="Arial"/>
          <w:sz w:val="24"/>
          <w:szCs w:val="24"/>
        </w:rPr>
      </w:pPr>
      <w:r w:rsidRPr="005643A6">
        <w:rPr>
          <w:rFonts w:ascii="Arial" w:hAnsi="Arial" w:cs="Arial"/>
          <w:sz w:val="24"/>
          <w:szCs w:val="24"/>
        </w:rPr>
        <w:t>O que acha da ideia de: A partir dessa ajuda que oferecesse a outros alunos, você pudesse receber certificados para colocar em seu currículo?</w:t>
      </w:r>
    </w:p>
    <w:p w14:paraId="48FC07A5" w14:textId="77777777" w:rsidR="00CA4064" w:rsidRDefault="00CA4064" w:rsidP="00AA167C">
      <w:pPr>
        <w:pStyle w:val="P2"/>
        <w:numPr>
          <w:ilvl w:val="0"/>
          <w:numId w:val="15"/>
        </w:numPr>
        <w:ind w:left="2410" w:hanging="283"/>
        <w:rPr>
          <w:rFonts w:ascii="Arial" w:hAnsi="Arial" w:cs="Arial"/>
          <w:sz w:val="24"/>
          <w:szCs w:val="24"/>
        </w:rPr>
      </w:pPr>
      <w:r w:rsidRPr="00FF5B7A">
        <w:rPr>
          <w:rFonts w:ascii="Arial" w:hAnsi="Arial" w:cs="Arial"/>
          <w:sz w:val="24"/>
          <w:szCs w:val="24"/>
        </w:rPr>
        <w:lastRenderedPageBreak/>
        <w:t>Tendo em vista a ideia de atender a dúvidas pontuais de alunos e discutir alguns temas com alguns grupos de alunos. Você acredita que a melhor plataforma para o professor seja:</w:t>
      </w:r>
    </w:p>
    <w:p w14:paraId="07BE2993" w14:textId="77777777" w:rsidR="00CA4064" w:rsidRPr="00FF5B7A" w:rsidRDefault="00CA4064" w:rsidP="00CA4064">
      <w:pPr>
        <w:pStyle w:val="P2"/>
        <w:ind w:left="2410"/>
        <w:rPr>
          <w:rFonts w:ascii="Arial" w:hAnsi="Arial" w:cs="Arial"/>
          <w:sz w:val="24"/>
          <w:szCs w:val="24"/>
        </w:rPr>
      </w:pPr>
    </w:p>
    <w:p w14:paraId="254D9DB5" w14:textId="325FD390" w:rsidR="00CA4064" w:rsidRPr="00C37B40" w:rsidRDefault="00C37B40" w:rsidP="00C37B40">
      <w:pPr>
        <w:pStyle w:val="Ttulo3"/>
        <w:ind w:firstLine="1134"/>
        <w:rPr>
          <w:rFonts w:cs="Arial"/>
          <w:szCs w:val="28"/>
          <w:lang w:val="pt-BR"/>
        </w:rPr>
      </w:pPr>
      <w:bookmarkStart w:id="54" w:name="_Toc73378967"/>
      <w:r>
        <w:rPr>
          <w:rFonts w:cs="Arial"/>
          <w:szCs w:val="28"/>
          <w:lang w:val="pt-BR"/>
        </w:rPr>
        <w:t xml:space="preserve">1.1.2 </w:t>
      </w:r>
      <w:r w:rsidR="00CA4064" w:rsidRPr="00C37B40">
        <w:rPr>
          <w:rFonts w:cs="Arial"/>
          <w:szCs w:val="28"/>
          <w:lang w:val="pt-BR"/>
        </w:rPr>
        <w:t>Entrevista técnica</w:t>
      </w:r>
      <w:bookmarkEnd w:id="54"/>
    </w:p>
    <w:p w14:paraId="2DA7F029" w14:textId="77777777" w:rsidR="00CA4064" w:rsidRDefault="00CA4064" w:rsidP="00CA4064">
      <w:pPr>
        <w:pStyle w:val="PargrafodaLista"/>
        <w:ind w:left="1416" w:firstLine="708"/>
        <w:rPr>
          <w:rFonts w:ascii="Arial" w:hAnsi="Arial" w:cs="Arial"/>
          <w:sz w:val="24"/>
          <w:szCs w:val="24"/>
        </w:rPr>
      </w:pPr>
      <w:r w:rsidRPr="00FF5B7A">
        <w:rPr>
          <w:rFonts w:ascii="Arial" w:hAnsi="Arial" w:cs="Arial"/>
          <w:sz w:val="24"/>
          <w:szCs w:val="24"/>
        </w:rPr>
        <w:t xml:space="preserve">Na entrevista técnica não </w:t>
      </w:r>
      <w:proofErr w:type="gramStart"/>
      <w:r w:rsidRPr="00FF5B7A">
        <w:rPr>
          <w:rFonts w:ascii="Arial" w:hAnsi="Arial" w:cs="Arial"/>
          <w:sz w:val="24"/>
          <w:szCs w:val="24"/>
        </w:rPr>
        <w:t>haviam</w:t>
      </w:r>
      <w:proofErr w:type="gramEnd"/>
      <w:r w:rsidRPr="00FF5B7A">
        <w:rPr>
          <w:rFonts w:ascii="Arial" w:hAnsi="Arial" w:cs="Arial"/>
          <w:sz w:val="24"/>
          <w:szCs w:val="24"/>
        </w:rPr>
        <w:t xml:space="preserve"> perguntas pré-definidas, a ideia era apresentar o projeto e registar as opiniões e possíveis críticas.</w:t>
      </w:r>
    </w:p>
    <w:p w14:paraId="1EB532B5" w14:textId="77777777" w:rsidR="00CA4064" w:rsidRPr="00FF5B7A" w:rsidRDefault="00CA4064" w:rsidP="00CA4064">
      <w:pPr>
        <w:pStyle w:val="PargrafodaLista"/>
        <w:ind w:left="1416" w:firstLine="708"/>
        <w:rPr>
          <w:rFonts w:ascii="Arial" w:hAnsi="Arial" w:cs="Arial"/>
          <w:b/>
          <w:bCs/>
          <w:sz w:val="24"/>
          <w:szCs w:val="24"/>
        </w:rPr>
      </w:pPr>
    </w:p>
    <w:p w14:paraId="28670D1E" w14:textId="27483C76" w:rsidR="00CA4064" w:rsidRPr="007022DE" w:rsidRDefault="00C37B40" w:rsidP="00C37B40">
      <w:pPr>
        <w:pStyle w:val="Ttulo2"/>
        <w:ind w:left="709"/>
        <w:rPr>
          <w:lang w:val="pt-BR"/>
        </w:rPr>
      </w:pPr>
      <w:bookmarkStart w:id="55" w:name="_Toc73378968"/>
      <w:r w:rsidRPr="007022DE">
        <w:rPr>
          <w:lang w:val="pt-BR"/>
        </w:rPr>
        <w:t xml:space="preserve">1.2 </w:t>
      </w:r>
      <w:r w:rsidR="00CA4064" w:rsidRPr="007022DE">
        <w:rPr>
          <w:lang w:val="pt-BR"/>
        </w:rPr>
        <w:t>Análise da Coleta de Requisitos</w:t>
      </w:r>
      <w:bookmarkEnd w:id="55"/>
    </w:p>
    <w:p w14:paraId="146EF6B1" w14:textId="77777777" w:rsidR="00CA4064" w:rsidRDefault="00CA4064" w:rsidP="00CA4064">
      <w:pPr>
        <w:pStyle w:val="P2"/>
        <w:ind w:left="1418" w:firstLine="706"/>
        <w:rPr>
          <w:rFonts w:ascii="Arial" w:hAnsi="Arial" w:cs="Arial"/>
          <w:sz w:val="24"/>
          <w:szCs w:val="24"/>
        </w:rPr>
      </w:pPr>
      <w:r w:rsidRPr="006703FE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formulário foi respondido por 293 pessoas comtemplando 28 questões no total, sendo divididas em 4 sessões: </w:t>
      </w:r>
    </w:p>
    <w:p w14:paraId="7FFAA004" w14:textId="77777777" w:rsidR="00CA4064" w:rsidRDefault="00CA4064" w:rsidP="00AA167C">
      <w:pPr>
        <w:pStyle w:val="P2"/>
        <w:numPr>
          <w:ilvl w:val="0"/>
          <w:numId w:val="10"/>
        </w:numPr>
        <w:spacing w:before="0"/>
        <w:ind w:left="2268" w:hanging="28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Seção: “Perfil” entrevistado – 1 Questão</w:t>
      </w:r>
    </w:p>
    <w:p w14:paraId="4CD9B0BD" w14:textId="77777777" w:rsidR="00CA4064" w:rsidRDefault="00CA4064" w:rsidP="00AA167C">
      <w:pPr>
        <w:pStyle w:val="P2"/>
        <w:numPr>
          <w:ilvl w:val="0"/>
          <w:numId w:val="10"/>
        </w:numPr>
        <w:spacing w:before="0"/>
        <w:ind w:left="2268" w:hanging="283"/>
        <w:rPr>
          <w:rFonts w:ascii="Arial" w:hAnsi="Arial" w:cs="Arial"/>
          <w:sz w:val="24"/>
          <w:szCs w:val="24"/>
        </w:rPr>
      </w:pPr>
      <w:r w:rsidRPr="00E96BAA">
        <w:rPr>
          <w:rFonts w:ascii="Arial" w:hAnsi="Arial" w:cs="Arial"/>
          <w:sz w:val="24"/>
          <w:szCs w:val="24"/>
        </w:rPr>
        <w:t>Seção do Aluno / Ex-aluno</w:t>
      </w:r>
      <w:r>
        <w:rPr>
          <w:rFonts w:ascii="Arial" w:hAnsi="Arial" w:cs="Arial"/>
          <w:sz w:val="24"/>
          <w:szCs w:val="24"/>
        </w:rPr>
        <w:t xml:space="preserve"> – 11 Questões</w:t>
      </w:r>
    </w:p>
    <w:p w14:paraId="565E2318" w14:textId="77777777" w:rsidR="00CA4064" w:rsidRDefault="00CA4064" w:rsidP="00AA167C">
      <w:pPr>
        <w:pStyle w:val="P2"/>
        <w:numPr>
          <w:ilvl w:val="0"/>
          <w:numId w:val="10"/>
        </w:numPr>
        <w:spacing w:before="0"/>
        <w:ind w:left="2268" w:hanging="283"/>
        <w:rPr>
          <w:rFonts w:ascii="Arial" w:hAnsi="Arial" w:cs="Arial"/>
          <w:sz w:val="24"/>
          <w:szCs w:val="24"/>
        </w:rPr>
      </w:pPr>
      <w:r w:rsidRPr="003101D0">
        <w:rPr>
          <w:rFonts w:ascii="Arial" w:hAnsi="Arial" w:cs="Arial"/>
          <w:sz w:val="24"/>
          <w:szCs w:val="24"/>
        </w:rPr>
        <w:t>Seção do Pai de Aluno</w:t>
      </w:r>
      <w:r>
        <w:rPr>
          <w:rFonts w:ascii="Arial" w:hAnsi="Arial" w:cs="Arial"/>
          <w:sz w:val="24"/>
          <w:szCs w:val="24"/>
        </w:rPr>
        <w:t xml:space="preserve"> - 9 Questões</w:t>
      </w:r>
    </w:p>
    <w:p w14:paraId="747520CA" w14:textId="77777777" w:rsidR="00CA4064" w:rsidRPr="006703FE" w:rsidRDefault="00CA4064" w:rsidP="00AA167C">
      <w:pPr>
        <w:pStyle w:val="P2"/>
        <w:numPr>
          <w:ilvl w:val="0"/>
          <w:numId w:val="10"/>
        </w:numPr>
        <w:spacing w:before="0"/>
        <w:ind w:left="2268" w:hanging="283"/>
        <w:rPr>
          <w:ins w:id="56" w:author="GABRIEL" w:date="2021-05-07T18:38:00Z"/>
          <w:rFonts w:ascii="Arial" w:hAnsi="Arial" w:cs="Arial"/>
          <w:sz w:val="24"/>
          <w:szCs w:val="24"/>
        </w:rPr>
      </w:pPr>
      <w:r w:rsidRPr="003101D0">
        <w:rPr>
          <w:rFonts w:ascii="Arial" w:hAnsi="Arial" w:cs="Arial"/>
          <w:sz w:val="24"/>
          <w:szCs w:val="24"/>
        </w:rPr>
        <w:t>Seção do Professor</w:t>
      </w:r>
      <w:r>
        <w:rPr>
          <w:rFonts w:ascii="Arial" w:hAnsi="Arial" w:cs="Arial"/>
          <w:sz w:val="24"/>
          <w:szCs w:val="24"/>
        </w:rPr>
        <w:t xml:space="preserve"> - 7 Questões</w:t>
      </w:r>
    </w:p>
    <w:p w14:paraId="4C77D3C0" w14:textId="77777777" w:rsidR="00CA4064" w:rsidRDefault="00CA4064" w:rsidP="00CA4064">
      <w:pPr>
        <w:jc w:val="left"/>
        <w:rPr>
          <w:rFonts w:ascii="Arial" w:hAnsi="Arial" w:cs="Arial"/>
          <w:b/>
          <w:bCs/>
        </w:rPr>
      </w:pPr>
    </w:p>
    <w:p w14:paraId="2C035C05" w14:textId="77777777" w:rsidR="00CA4064" w:rsidRDefault="00CA4064" w:rsidP="00CA4064">
      <w:pPr>
        <w:jc w:val="left"/>
        <w:rPr>
          <w:rFonts w:ascii="Arial" w:hAnsi="Arial" w:cs="Arial"/>
          <w:b/>
          <w:bCs/>
        </w:rPr>
      </w:pPr>
    </w:p>
    <w:tbl>
      <w:tblPr>
        <w:tblW w:w="89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1"/>
        <w:gridCol w:w="5847"/>
        <w:gridCol w:w="1418"/>
      </w:tblGrid>
      <w:tr w:rsidR="00CA4064" w:rsidRPr="00A21E3D" w14:paraId="0E784C83" w14:textId="77777777" w:rsidTr="005946CD">
        <w:trPr>
          <w:trHeight w:val="330"/>
        </w:trPr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1F4E79"/>
            <w:vAlign w:val="center"/>
            <w:hideMark/>
          </w:tcPr>
          <w:p w14:paraId="17EDFB8B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pt-BR"/>
              </w:rPr>
            </w:pPr>
            <w:r w:rsidRPr="00E01C7C">
              <w:rPr>
                <w:rFonts w:ascii="Arial" w:hAnsi="Arial" w:cs="Arial"/>
                <w:b/>
                <w:bCs/>
                <w:color w:val="FFFFFF" w:themeColor="background1"/>
                <w:lang w:val="pt-BR"/>
              </w:rPr>
              <w:t>Questão</w:t>
            </w:r>
          </w:p>
        </w:tc>
        <w:tc>
          <w:tcPr>
            <w:tcW w:w="58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1F4E79"/>
            <w:noWrap/>
            <w:vAlign w:val="center"/>
            <w:hideMark/>
          </w:tcPr>
          <w:p w14:paraId="1FD7C12A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pt-BR"/>
              </w:rPr>
            </w:pPr>
            <w:r w:rsidRPr="00E01C7C">
              <w:rPr>
                <w:rFonts w:ascii="Arial" w:hAnsi="Arial" w:cs="Arial"/>
                <w:b/>
                <w:bCs/>
                <w:color w:val="FFFFFF" w:themeColor="background1"/>
                <w:lang w:val="pt-BR"/>
              </w:rPr>
              <w:t>Opção: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1F4E79"/>
            <w:noWrap/>
            <w:vAlign w:val="center"/>
            <w:hideMark/>
          </w:tcPr>
          <w:p w14:paraId="331A2E8B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pt-BR"/>
              </w:rPr>
            </w:pPr>
            <w:r w:rsidRPr="00E01C7C">
              <w:rPr>
                <w:rFonts w:ascii="Arial" w:hAnsi="Arial" w:cs="Arial"/>
                <w:b/>
                <w:bCs/>
                <w:color w:val="FFFFFF" w:themeColor="background1"/>
                <w:lang w:val="pt-BR"/>
              </w:rPr>
              <w:t>Resposta:</w:t>
            </w:r>
          </w:p>
        </w:tc>
      </w:tr>
      <w:tr w:rsidR="00CA4064" w:rsidRPr="00A21E3D" w14:paraId="6AF14B91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BF20A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Você é:</w:t>
            </w:r>
          </w:p>
        </w:tc>
        <w:tc>
          <w:tcPr>
            <w:tcW w:w="58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1492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Aluno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0C0CD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42,30%</w:t>
            </w:r>
          </w:p>
        </w:tc>
      </w:tr>
      <w:tr w:rsidR="00CA4064" w:rsidRPr="00A21E3D" w14:paraId="24EAFACD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5ECE46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2038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Professor ou ex-professor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4E24E9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7,50%</w:t>
            </w:r>
          </w:p>
        </w:tc>
      </w:tr>
      <w:tr w:rsidR="00CA4064" w:rsidRPr="00A21E3D" w14:paraId="0A6A3F16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5A4637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9842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Sou pai de aluno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9FD2E4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9,20%</w:t>
            </w:r>
          </w:p>
        </w:tc>
      </w:tr>
      <w:tr w:rsidR="00CA4064" w:rsidRPr="00A21E3D" w14:paraId="36F6588E" w14:textId="77777777" w:rsidTr="005946CD">
        <w:trPr>
          <w:trHeight w:val="315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902E2B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86E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Já terminei os estudos, não sou professor e nem pai de aluno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A632C4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41%</w:t>
            </w:r>
          </w:p>
        </w:tc>
      </w:tr>
      <w:tr w:rsidR="00CA4064" w:rsidRPr="002A200F" w14:paraId="321A86D2" w14:textId="77777777" w:rsidTr="005946CD">
        <w:trPr>
          <w:trHeight w:val="330"/>
        </w:trPr>
        <w:tc>
          <w:tcPr>
            <w:tcW w:w="8926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3B000C7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b/>
                <w:bCs/>
                <w:lang w:val="pt-BR"/>
              </w:rPr>
            </w:pPr>
            <w:r w:rsidRPr="00E01C7C">
              <w:rPr>
                <w:rFonts w:ascii="Arial" w:hAnsi="Arial" w:cs="Arial"/>
                <w:b/>
                <w:bCs/>
                <w:lang w:val="pt-BR"/>
              </w:rPr>
              <w:t>Seção do Aluno / Ex-aluno</w:t>
            </w:r>
          </w:p>
        </w:tc>
      </w:tr>
      <w:tr w:rsidR="00CA4064" w:rsidRPr="00A21E3D" w14:paraId="23B98ED9" w14:textId="77777777" w:rsidTr="005946CD">
        <w:trPr>
          <w:trHeight w:val="737"/>
        </w:trPr>
        <w:tc>
          <w:tcPr>
            <w:tcW w:w="16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2E66E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Você já teve aulas à distância? (Sejam elas EAD ou Remotas)</w:t>
            </w:r>
          </w:p>
        </w:tc>
        <w:tc>
          <w:tcPr>
            <w:tcW w:w="58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ED00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Sim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BF234A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84,40%</w:t>
            </w:r>
          </w:p>
        </w:tc>
      </w:tr>
      <w:tr w:rsidR="00CA4064" w:rsidRPr="00A21E3D" w14:paraId="106A5D3B" w14:textId="77777777" w:rsidTr="005946CD">
        <w:trPr>
          <w:trHeight w:val="315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0A9E0D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7E6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Não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5906E5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15,60%</w:t>
            </w:r>
          </w:p>
        </w:tc>
      </w:tr>
      <w:tr w:rsidR="00CA4064" w:rsidRPr="00A21E3D" w14:paraId="292852E5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75256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Qual seu nível de escolaridade?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E860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Fundamental 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8C41D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2%</w:t>
            </w:r>
          </w:p>
        </w:tc>
      </w:tr>
      <w:tr w:rsidR="00CA4064" w:rsidRPr="00A21E3D" w14:paraId="3C25C722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B00E42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E42A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Fundamental Incompleto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0C6C2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0,80%</w:t>
            </w:r>
          </w:p>
        </w:tc>
      </w:tr>
      <w:tr w:rsidR="00CA4064" w:rsidRPr="00A21E3D" w14:paraId="5FDAC35D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055483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FDF7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Médio 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C9347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13,50%</w:t>
            </w:r>
          </w:p>
        </w:tc>
      </w:tr>
      <w:tr w:rsidR="00CA4064" w:rsidRPr="00A21E3D" w14:paraId="0A509D20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685A5F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C029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Médio Incompleto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D28BD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3,70%</w:t>
            </w:r>
          </w:p>
        </w:tc>
      </w:tr>
      <w:tr w:rsidR="00CA4064" w:rsidRPr="00A21E3D" w14:paraId="40D0B012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1A88C8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3B77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Superior 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4302D6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29,50%</w:t>
            </w:r>
          </w:p>
        </w:tc>
      </w:tr>
      <w:tr w:rsidR="00CA4064" w:rsidRPr="00A21E3D" w14:paraId="12603801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0FF84B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2788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Superior Incompleto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27BBE5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33,20%</w:t>
            </w:r>
          </w:p>
        </w:tc>
      </w:tr>
      <w:tr w:rsidR="00CA4064" w:rsidRPr="00A21E3D" w14:paraId="2B934AD4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05142D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E596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Pós-Graduação Completa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94EDD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11,10%</w:t>
            </w:r>
          </w:p>
        </w:tc>
      </w:tr>
      <w:tr w:rsidR="00CA4064" w:rsidRPr="00A21E3D" w14:paraId="2860F297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CAA78F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050C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Pós-Graduação Incompleta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8F94E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6,10%</w:t>
            </w:r>
          </w:p>
        </w:tc>
      </w:tr>
      <w:tr w:rsidR="00CA4064" w:rsidRPr="00A21E3D" w14:paraId="78C26771" w14:textId="77777777" w:rsidTr="005946CD">
        <w:trPr>
          <w:trHeight w:val="279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4748B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EA29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EJA - Educação de Jovens e Adultos 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6FBD6A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33943D79" w14:textId="77777777" w:rsidTr="005946CD">
        <w:trPr>
          <w:trHeight w:val="25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507556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369D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EJA - Educação de Jovens e Adultos Incompleto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E043C2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09133C33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7162F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Sua formação foi / está sendo em maior parte: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AF0F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Em instituições de ensino Particulares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2C645D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36,90%</w:t>
            </w:r>
          </w:p>
        </w:tc>
      </w:tr>
      <w:tr w:rsidR="00CA4064" w:rsidRPr="00A21E3D" w14:paraId="517E6D13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9201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92C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Em instituições de ensino Públicas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80C59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38,50%</w:t>
            </w:r>
          </w:p>
        </w:tc>
      </w:tr>
      <w:tr w:rsidR="00CA4064" w:rsidRPr="00A21E3D" w14:paraId="0FD3104E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B5B5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B6EC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Meio a meio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65477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24,60%</w:t>
            </w:r>
          </w:p>
        </w:tc>
      </w:tr>
      <w:tr w:rsidR="00CA4064" w:rsidRPr="00A21E3D" w14:paraId="1D06E32E" w14:textId="77777777" w:rsidTr="005946CD">
        <w:trPr>
          <w:trHeight w:val="375"/>
        </w:trPr>
        <w:tc>
          <w:tcPr>
            <w:tcW w:w="16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54738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Quais foram suas maiores dificuldades de aprendizado ao longo de sua trajetória escolar?</w:t>
            </w:r>
          </w:p>
        </w:tc>
        <w:tc>
          <w:tcPr>
            <w:tcW w:w="58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A02B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Contato com o professor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7ECDF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24,60%</w:t>
            </w:r>
          </w:p>
        </w:tc>
      </w:tr>
      <w:tr w:rsidR="00CA4064" w:rsidRPr="00A21E3D" w14:paraId="5BD6908D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C46301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F5D5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Entendimento do conteúdo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C7F90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38,50%</w:t>
            </w:r>
          </w:p>
        </w:tc>
      </w:tr>
      <w:tr w:rsidR="00CA4064" w:rsidRPr="00A21E3D" w14:paraId="1A40C597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17457E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C005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Didática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8707BE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50,40%</w:t>
            </w:r>
          </w:p>
        </w:tc>
      </w:tr>
      <w:tr w:rsidR="00CA4064" w:rsidRPr="00A21E3D" w14:paraId="271CC792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E8E2D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3E3D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Ambiente Social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7B739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24,60%</w:t>
            </w:r>
          </w:p>
        </w:tc>
      </w:tr>
      <w:tr w:rsidR="00CA4064" w:rsidRPr="00A21E3D" w14:paraId="3B4AEDEB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620F8E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A10C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Tecnologias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62B873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11,10%</w:t>
            </w:r>
          </w:p>
        </w:tc>
      </w:tr>
      <w:tr w:rsidR="00CA4064" w:rsidRPr="00A21E3D" w14:paraId="1B5E3C2B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96178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26B7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Financeiro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B2907F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0,80%</w:t>
            </w:r>
          </w:p>
        </w:tc>
      </w:tr>
      <w:tr w:rsidR="00CA4064" w:rsidRPr="00A21E3D" w14:paraId="10091BFC" w14:textId="77777777" w:rsidTr="005946CD">
        <w:trPr>
          <w:trHeight w:val="315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3703E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D9D4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Outras dificuldades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82110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6,40%</w:t>
            </w:r>
          </w:p>
        </w:tc>
      </w:tr>
      <w:tr w:rsidR="00CA4064" w:rsidRPr="00A21E3D" w14:paraId="35B73728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35CBA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Qual sua opinião sobre ensino à distância? (Seja EAD ou Remoto)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91EA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6A4A75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6,10%</w:t>
            </w:r>
          </w:p>
        </w:tc>
      </w:tr>
      <w:tr w:rsidR="00CA4064" w:rsidRPr="00A21E3D" w14:paraId="1FDE719A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CBCC6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D613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372DA2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33,60%</w:t>
            </w:r>
          </w:p>
        </w:tc>
      </w:tr>
      <w:tr w:rsidR="00CA4064" w:rsidRPr="00A21E3D" w14:paraId="02B1035B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3B8DAF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419A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490E28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36,10%</w:t>
            </w:r>
          </w:p>
        </w:tc>
      </w:tr>
      <w:tr w:rsidR="00CA4064" w:rsidRPr="00A21E3D" w14:paraId="2CB97B14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BDA600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389B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75520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4,90%</w:t>
            </w:r>
          </w:p>
        </w:tc>
      </w:tr>
      <w:tr w:rsidR="00CA4064" w:rsidRPr="00A21E3D" w14:paraId="0BC516C4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2B3688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F1BE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F351B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0,80%</w:t>
            </w:r>
          </w:p>
        </w:tc>
      </w:tr>
      <w:tr w:rsidR="00CA4064" w:rsidRPr="00A21E3D" w14:paraId="49634BFE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071B6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2C26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Outras opiniões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D841DA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4,40%</w:t>
            </w:r>
          </w:p>
        </w:tc>
      </w:tr>
      <w:tr w:rsidR="00CA4064" w:rsidRPr="00A21E3D" w14:paraId="0DB83181" w14:textId="77777777" w:rsidTr="005946CD">
        <w:trPr>
          <w:trHeight w:val="551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73C99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 que você acha da ideia de poder tirar uma dúvida com um professor da matéria que está estudando a qualquer momento e de qualquer lugar?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C6D9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54C937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70,90%</w:t>
            </w:r>
          </w:p>
        </w:tc>
      </w:tr>
      <w:tr w:rsidR="00CA4064" w:rsidRPr="00A21E3D" w14:paraId="3FE765DB" w14:textId="77777777" w:rsidTr="005946CD">
        <w:trPr>
          <w:trHeight w:val="404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4FD24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2619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653BE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22,10%</w:t>
            </w:r>
          </w:p>
        </w:tc>
      </w:tr>
      <w:tr w:rsidR="00CA4064" w:rsidRPr="00A21E3D" w14:paraId="66B6179A" w14:textId="77777777" w:rsidTr="005946CD">
        <w:trPr>
          <w:trHeight w:val="398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B3B677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DF39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69EC7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6,10%</w:t>
            </w:r>
          </w:p>
        </w:tc>
      </w:tr>
      <w:tr w:rsidR="00CA4064" w:rsidRPr="00A21E3D" w14:paraId="2567F423" w14:textId="77777777" w:rsidTr="005946CD">
        <w:trPr>
          <w:trHeight w:val="547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B44A9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E159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F0538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14F4E8DD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00D9E6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3D93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322651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0,80%</w:t>
            </w:r>
          </w:p>
        </w:tc>
      </w:tr>
      <w:tr w:rsidR="00CA4064" w:rsidRPr="00A21E3D" w14:paraId="653B8C5F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62E72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 que acha da ideia de grupos de estudos virtuais?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7BD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1AE7CE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34,40%</w:t>
            </w:r>
          </w:p>
        </w:tc>
      </w:tr>
      <w:tr w:rsidR="00CA4064" w:rsidRPr="00A21E3D" w14:paraId="3B99E62E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884FDB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724B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1826EB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46,30%</w:t>
            </w:r>
          </w:p>
        </w:tc>
      </w:tr>
      <w:tr w:rsidR="00CA4064" w:rsidRPr="00A21E3D" w14:paraId="2BF0811A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20404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E241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BEA83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14,30%</w:t>
            </w:r>
          </w:p>
        </w:tc>
      </w:tr>
      <w:tr w:rsidR="00CA4064" w:rsidRPr="00A21E3D" w14:paraId="3BAB3095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95904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D82E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22F8AF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3,30%</w:t>
            </w:r>
          </w:p>
        </w:tc>
      </w:tr>
      <w:tr w:rsidR="00CA4064" w:rsidRPr="00A21E3D" w14:paraId="112472B3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173AA4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6F8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F82A9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1,60%</w:t>
            </w:r>
          </w:p>
        </w:tc>
      </w:tr>
      <w:tr w:rsidR="00CA4064" w:rsidRPr="00A21E3D" w14:paraId="60367223" w14:textId="77777777" w:rsidTr="005946CD">
        <w:trPr>
          <w:trHeight w:val="116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106AF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Tendo em vista a ideia de fazer consultas pontuais com um professor à distância, e discutir temas com colegas também à distância. Você acredita que a melhor plataforma seja: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A304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Smartphone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9A0ECB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43,90%</w:t>
            </w:r>
          </w:p>
        </w:tc>
      </w:tr>
      <w:tr w:rsidR="00CA4064" w:rsidRPr="00A21E3D" w14:paraId="246BA84E" w14:textId="77777777" w:rsidTr="005946CD">
        <w:trPr>
          <w:trHeight w:val="68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C5943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4B4B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Tablet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68291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8,90%</w:t>
            </w:r>
          </w:p>
        </w:tc>
      </w:tr>
      <w:tr w:rsidR="00CA4064" w:rsidRPr="00A21E3D" w14:paraId="7A81F66C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124719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324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Computador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39CC5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75,80%</w:t>
            </w:r>
          </w:p>
        </w:tc>
      </w:tr>
      <w:tr w:rsidR="00CA4064" w:rsidRPr="00A21E3D" w14:paraId="74B7BB37" w14:textId="77777777" w:rsidTr="005946CD">
        <w:trPr>
          <w:trHeight w:val="835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78AAA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lastRenderedPageBreak/>
              <w:t>Em interações à distância, você teria preferência entre tirar suas dúvidas por chat ou por áudio/vídeo?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F784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Chat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6BB9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55,30%</w:t>
            </w:r>
          </w:p>
        </w:tc>
      </w:tr>
      <w:tr w:rsidR="00CA4064" w:rsidRPr="00A21E3D" w14:paraId="11FE4295" w14:textId="77777777" w:rsidTr="005946CD">
        <w:trPr>
          <w:trHeight w:val="966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79616B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1DC9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Áudio sem vídeo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9827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48%</w:t>
            </w:r>
          </w:p>
        </w:tc>
      </w:tr>
      <w:tr w:rsidR="00CA4064" w:rsidRPr="00A21E3D" w14:paraId="34697E7C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24D089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EBCF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Áudio com vídeo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3B66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40,60%</w:t>
            </w:r>
          </w:p>
        </w:tc>
      </w:tr>
      <w:tr w:rsidR="00CA4064" w:rsidRPr="00A21E3D" w14:paraId="12F1F5F9" w14:textId="77777777" w:rsidTr="005946CD">
        <w:trPr>
          <w:trHeight w:val="70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6388F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Você gostaria de receber listas de exercícios para complementar seus estudos?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493C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B6EEB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89,80%</w:t>
            </w:r>
          </w:p>
        </w:tc>
      </w:tr>
      <w:tr w:rsidR="00CA4064" w:rsidRPr="00A21E3D" w14:paraId="37E4AA43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760A1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E6D9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Não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6E69F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10,20%</w:t>
            </w:r>
          </w:p>
        </w:tc>
      </w:tr>
      <w:tr w:rsidR="00CA4064" w:rsidRPr="00A21E3D" w14:paraId="3BDDF1B5" w14:textId="77777777" w:rsidTr="005946CD">
        <w:trPr>
          <w:trHeight w:val="673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48B47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Você gostaria de receber o Gabarito das Listas de exercícios?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012C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1E7E3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94,30%</w:t>
            </w:r>
          </w:p>
        </w:tc>
      </w:tr>
      <w:tr w:rsidR="00CA4064" w:rsidRPr="00A21E3D" w14:paraId="057E81CA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C8E76C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FC22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Não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792B4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5,70%</w:t>
            </w:r>
          </w:p>
        </w:tc>
      </w:tr>
      <w:tr w:rsidR="00CA4064" w:rsidRPr="002A200F" w14:paraId="4F2D0A77" w14:textId="77777777" w:rsidTr="005946CD">
        <w:trPr>
          <w:trHeight w:val="315"/>
        </w:trPr>
        <w:tc>
          <w:tcPr>
            <w:tcW w:w="892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145D5EF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b/>
                <w:bCs/>
                <w:lang w:val="pt-BR"/>
              </w:rPr>
            </w:pPr>
            <w:r w:rsidRPr="00E01C7C">
              <w:rPr>
                <w:rFonts w:ascii="Arial" w:hAnsi="Arial" w:cs="Arial"/>
                <w:b/>
                <w:bCs/>
                <w:lang w:val="pt-BR"/>
              </w:rPr>
              <w:t>Seção do Pai de Aluno</w:t>
            </w:r>
          </w:p>
        </w:tc>
      </w:tr>
      <w:tr w:rsidR="00CA4064" w:rsidRPr="00A21E3D" w14:paraId="33FEC496" w14:textId="77777777" w:rsidTr="005946CD">
        <w:trPr>
          <w:trHeight w:val="1016"/>
        </w:trPr>
        <w:tc>
          <w:tcPr>
            <w:tcW w:w="166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74C81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Você já teve aulas à distância? (Sejam elas EAD ou Remotas) (Resposta sobre o pai, e não sobre o filho)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E991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442AC" w14:textId="77777777" w:rsidR="00CA4064" w:rsidRPr="00E01C7C" w:rsidRDefault="00CA4064" w:rsidP="005946CD">
            <w:pPr>
              <w:jc w:val="righ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63,60%</w:t>
            </w:r>
          </w:p>
        </w:tc>
      </w:tr>
      <w:tr w:rsidR="00CA4064" w:rsidRPr="00A21E3D" w14:paraId="5CCE7DC6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FC86AF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C293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Não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7337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36,40%</w:t>
            </w:r>
          </w:p>
        </w:tc>
      </w:tr>
      <w:tr w:rsidR="00CA4064" w:rsidRPr="00A21E3D" w14:paraId="1EFA8D44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C0671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Qual seu nível de escolaridade? (Resposta sobre o pai, e não sobre o filho)</w:t>
            </w:r>
          </w:p>
        </w:tc>
        <w:tc>
          <w:tcPr>
            <w:tcW w:w="58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0245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Fundamental Completo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02C2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6E48287C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A2D1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A3F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Fundamental Incompleto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21CD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2,30%</w:t>
            </w:r>
          </w:p>
        </w:tc>
      </w:tr>
      <w:tr w:rsidR="00CA4064" w:rsidRPr="00A21E3D" w14:paraId="170761C5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5FD7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A28D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Médio 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9D425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29,50%</w:t>
            </w:r>
          </w:p>
        </w:tc>
      </w:tr>
      <w:tr w:rsidR="00CA4064" w:rsidRPr="00A21E3D" w14:paraId="00D5AC6B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8BB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2104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Médio Incompleto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7E4E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6,80%</w:t>
            </w:r>
          </w:p>
        </w:tc>
      </w:tr>
      <w:tr w:rsidR="00CA4064" w:rsidRPr="00A21E3D" w14:paraId="1168B446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43C5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AD92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Superior 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F9777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34,10%</w:t>
            </w:r>
          </w:p>
        </w:tc>
      </w:tr>
      <w:tr w:rsidR="00CA4064" w:rsidRPr="00A21E3D" w14:paraId="714F7A52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8A31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4A18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Ensino Superior Incompleto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4EC7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15,90%</w:t>
            </w:r>
          </w:p>
        </w:tc>
      </w:tr>
      <w:tr w:rsidR="00CA4064" w:rsidRPr="00A21E3D" w14:paraId="56E753B3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4A2B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3E56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Pós-Graduação Completa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73A75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11,40%</w:t>
            </w:r>
          </w:p>
        </w:tc>
      </w:tr>
      <w:tr w:rsidR="00CA4064" w:rsidRPr="00A21E3D" w14:paraId="285BE67A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2E27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7441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Pós-Graduação Incompleta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C74D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2CFDC8A0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5A5E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A184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EJA - Educação de Jovens e Adultos 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E2770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0B00BD4F" w14:textId="77777777" w:rsidTr="005946CD">
        <w:trPr>
          <w:trHeight w:val="315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65D9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258C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EJA - Educação de Jovens e Adultos Incompleto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54B71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306CFFD0" w14:textId="77777777" w:rsidTr="005946CD">
        <w:trPr>
          <w:trHeight w:val="529"/>
        </w:trPr>
        <w:tc>
          <w:tcPr>
            <w:tcW w:w="16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B2BE8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Sua formação foi / está sendo em maior parte: (Resposta sobre o pai, e não sobre o filho)</w:t>
            </w:r>
          </w:p>
        </w:tc>
        <w:tc>
          <w:tcPr>
            <w:tcW w:w="58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439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Em instituições de ensino Particulares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CD4C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13,60%</w:t>
            </w:r>
          </w:p>
        </w:tc>
      </w:tr>
      <w:tr w:rsidR="00CA4064" w:rsidRPr="00A21E3D" w14:paraId="43620DC2" w14:textId="77777777" w:rsidTr="005946CD">
        <w:trPr>
          <w:trHeight w:val="525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09E96B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8E79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Em instituições de ensino Públicas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AA328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68,20%</w:t>
            </w:r>
          </w:p>
        </w:tc>
      </w:tr>
      <w:tr w:rsidR="00CA4064" w:rsidRPr="00A21E3D" w14:paraId="3CF85D01" w14:textId="77777777" w:rsidTr="005946CD">
        <w:trPr>
          <w:trHeight w:val="315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B6B0B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5D27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Meio a meio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8705D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18,20%</w:t>
            </w:r>
          </w:p>
        </w:tc>
      </w:tr>
      <w:tr w:rsidR="00CA4064" w:rsidRPr="00A21E3D" w14:paraId="57BE6870" w14:textId="77777777" w:rsidTr="005946CD">
        <w:trPr>
          <w:trHeight w:val="455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4BCEB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 xml:space="preserve">Quais são as maiores dificuldades que </w:t>
            </w:r>
            <w:r w:rsidRPr="00E01C7C">
              <w:rPr>
                <w:rFonts w:ascii="Arial" w:hAnsi="Arial" w:cs="Arial"/>
                <w:lang w:val="pt-BR"/>
              </w:rPr>
              <w:lastRenderedPageBreak/>
              <w:t>você acredita que seu filho tenha durante o aprendizado?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036C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lastRenderedPageBreak/>
              <w:t>Contato com o professor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214A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25%</w:t>
            </w:r>
          </w:p>
        </w:tc>
      </w:tr>
      <w:tr w:rsidR="00CA4064" w:rsidRPr="00A21E3D" w14:paraId="2F51CAA7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EB9658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7F76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Entendimento do conteúdo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A253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47,70%</w:t>
            </w:r>
          </w:p>
        </w:tc>
      </w:tr>
      <w:tr w:rsidR="00CA4064" w:rsidRPr="00A21E3D" w14:paraId="746E3180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FD83A3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D354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Didática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0D52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38,60%</w:t>
            </w:r>
          </w:p>
        </w:tc>
      </w:tr>
      <w:tr w:rsidR="00CA4064" w:rsidRPr="00A21E3D" w14:paraId="01147268" w14:textId="77777777" w:rsidTr="005946CD">
        <w:trPr>
          <w:trHeight w:val="63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6DF0C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A4D0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Ambiente Social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298D0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31,80%</w:t>
            </w:r>
          </w:p>
        </w:tc>
      </w:tr>
      <w:tr w:rsidR="00CA4064" w:rsidRPr="00A21E3D" w14:paraId="197FBCB4" w14:textId="77777777" w:rsidTr="005946CD">
        <w:trPr>
          <w:trHeight w:val="597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875B4F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CD9A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Tecnologias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794A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11,40%</w:t>
            </w:r>
          </w:p>
        </w:tc>
      </w:tr>
      <w:tr w:rsidR="00CA4064" w:rsidRPr="00A21E3D" w14:paraId="7A490F70" w14:textId="77777777" w:rsidTr="005946CD">
        <w:trPr>
          <w:trHeight w:val="6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4770D5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6EB0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Outras dificuldades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2C55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4,60%</w:t>
            </w:r>
          </w:p>
        </w:tc>
      </w:tr>
      <w:tr w:rsidR="00CA4064" w:rsidRPr="00A21E3D" w14:paraId="71050424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2396A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Qual sua opinião sobre ensino à distância? (Seja EAD ou Remoto)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18FE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B003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6,80%</w:t>
            </w:r>
          </w:p>
        </w:tc>
      </w:tr>
      <w:tr w:rsidR="00CA4064" w:rsidRPr="00A21E3D" w14:paraId="471EA8F5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7CCD1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3E5E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7E23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38,60%</w:t>
            </w:r>
          </w:p>
        </w:tc>
      </w:tr>
      <w:tr w:rsidR="00CA4064" w:rsidRPr="00A21E3D" w14:paraId="5442FDB7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E44895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562E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0672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38,60%</w:t>
            </w:r>
          </w:p>
        </w:tc>
      </w:tr>
      <w:tr w:rsidR="00CA4064" w:rsidRPr="00A21E3D" w14:paraId="7B74CEF2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90C438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84B8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C6ECB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9,10%</w:t>
            </w:r>
          </w:p>
        </w:tc>
      </w:tr>
      <w:tr w:rsidR="00CA4064" w:rsidRPr="00A21E3D" w14:paraId="5E592842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B34144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A8CB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5D0D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4,50%</w:t>
            </w:r>
          </w:p>
        </w:tc>
      </w:tr>
      <w:tr w:rsidR="00CA4064" w:rsidRPr="00A21E3D" w14:paraId="1293A406" w14:textId="77777777" w:rsidTr="005946CD">
        <w:trPr>
          <w:trHeight w:val="40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D6A649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29F7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Outras opiniões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CBAC0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2,30%</w:t>
            </w:r>
          </w:p>
        </w:tc>
      </w:tr>
      <w:tr w:rsidR="00CA4064" w:rsidRPr="00A21E3D" w14:paraId="72DE05F1" w14:textId="77777777" w:rsidTr="005946CD">
        <w:trPr>
          <w:trHeight w:val="417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829FC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 que você acha da ideia de seu filho poder tirar uma dúvida com um professor da matéria que ele está estudando a qualquer momento e de qualquer lugar?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F7E0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3292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63,60%</w:t>
            </w:r>
          </w:p>
        </w:tc>
      </w:tr>
      <w:tr w:rsidR="00CA4064" w:rsidRPr="00A21E3D" w14:paraId="443F7EBD" w14:textId="77777777" w:rsidTr="005946CD">
        <w:trPr>
          <w:trHeight w:val="507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A96F3C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2CB4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0CF5D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29,50%</w:t>
            </w:r>
          </w:p>
        </w:tc>
      </w:tr>
      <w:tr w:rsidR="00CA4064" w:rsidRPr="00A21E3D" w14:paraId="70C31464" w14:textId="77777777" w:rsidTr="005946CD">
        <w:trPr>
          <w:trHeight w:val="7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2EDDF6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FEB2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CF94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4,50%</w:t>
            </w:r>
          </w:p>
        </w:tc>
      </w:tr>
      <w:tr w:rsidR="00CA4064" w:rsidRPr="00A21E3D" w14:paraId="10AD5285" w14:textId="77777777" w:rsidTr="005946CD">
        <w:trPr>
          <w:trHeight w:val="682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F2421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D05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EC4F5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2,30%</w:t>
            </w:r>
          </w:p>
        </w:tc>
      </w:tr>
      <w:tr w:rsidR="00CA4064" w:rsidRPr="00A21E3D" w14:paraId="654EF026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43608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BEFD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8C02A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4F0C5798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FCB15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 que acha da ideia de grupos de estudos virtuais para seu filho?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E9FF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4BE7E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50%</w:t>
            </w:r>
          </w:p>
        </w:tc>
      </w:tr>
      <w:tr w:rsidR="00CA4064" w:rsidRPr="00A21E3D" w14:paraId="32CFA31A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89316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9AF7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E0B2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40,90%</w:t>
            </w:r>
          </w:p>
        </w:tc>
      </w:tr>
      <w:tr w:rsidR="00CA4064" w:rsidRPr="00A21E3D" w14:paraId="3D88D08E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2B0E98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C762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E7FC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9,10%</w:t>
            </w:r>
          </w:p>
        </w:tc>
      </w:tr>
      <w:tr w:rsidR="00CA4064" w:rsidRPr="00A21E3D" w14:paraId="1224B3E0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B5BAB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8E43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89EE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15B020D1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515557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BAB5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67FF0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55EE2285" w14:textId="77777777" w:rsidTr="005946CD">
        <w:trPr>
          <w:trHeight w:val="1481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7A0E8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Tendo em vista a ideia de fazer consultas pontuais com um professor à distância, e discutir temas com colegas também à distância. Você acredita que a melhor plataforma seja: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4B9D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Smartphone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AA44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45,50%</w:t>
            </w:r>
          </w:p>
        </w:tc>
      </w:tr>
      <w:tr w:rsidR="00CA4064" w:rsidRPr="00A21E3D" w14:paraId="2A6FD7FD" w14:textId="77777777" w:rsidTr="005946CD">
        <w:trPr>
          <w:trHeight w:val="79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BAF2E8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874D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Tablet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C8263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9,10%</w:t>
            </w:r>
          </w:p>
        </w:tc>
      </w:tr>
      <w:tr w:rsidR="00CA4064" w:rsidRPr="00A21E3D" w14:paraId="653475BC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FBDD8F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9E76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Computador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6E580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68,20%</w:t>
            </w:r>
          </w:p>
        </w:tc>
      </w:tr>
      <w:tr w:rsidR="00CA4064" w:rsidRPr="00A21E3D" w14:paraId="1889B014" w14:textId="77777777" w:rsidTr="005946CD">
        <w:trPr>
          <w:trHeight w:val="874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5A209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 xml:space="preserve">Em interações à distância, você teria preferência </w:t>
            </w:r>
            <w:r w:rsidRPr="00E01C7C">
              <w:rPr>
                <w:rFonts w:ascii="Arial" w:hAnsi="Arial" w:cs="Arial"/>
                <w:lang w:val="pt-BR"/>
              </w:rPr>
              <w:lastRenderedPageBreak/>
              <w:t>entre tirar suas dúvidas por chat ou por áudio/vídeo?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60CF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lastRenderedPageBreak/>
              <w:t>Chat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DBFD1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40,90%</w:t>
            </w:r>
          </w:p>
        </w:tc>
      </w:tr>
      <w:tr w:rsidR="00CA4064" w:rsidRPr="00A21E3D" w14:paraId="42666F8B" w14:textId="77777777" w:rsidTr="005946CD">
        <w:trPr>
          <w:trHeight w:val="796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34BCB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997D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Áudio sem vídeo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2223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38,60%</w:t>
            </w:r>
          </w:p>
        </w:tc>
      </w:tr>
      <w:tr w:rsidR="00CA4064" w:rsidRPr="00A21E3D" w14:paraId="7DA6DE55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D20BB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99FF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Áudio com vídeo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19964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59,10%</w:t>
            </w:r>
          </w:p>
        </w:tc>
      </w:tr>
      <w:tr w:rsidR="00CA4064" w:rsidRPr="00A21E3D" w14:paraId="4008FDE5" w14:textId="77777777" w:rsidTr="005946CD">
        <w:trPr>
          <w:trHeight w:val="330"/>
        </w:trPr>
        <w:tc>
          <w:tcPr>
            <w:tcW w:w="8926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5AC5A18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b/>
                <w:bCs/>
                <w:lang w:val="pt-BR"/>
              </w:rPr>
            </w:pPr>
            <w:r w:rsidRPr="00E01C7C">
              <w:rPr>
                <w:rFonts w:ascii="Arial" w:hAnsi="Arial" w:cs="Arial"/>
                <w:b/>
                <w:bCs/>
                <w:lang w:val="pt-BR"/>
              </w:rPr>
              <w:t>Seção do Professor</w:t>
            </w:r>
          </w:p>
        </w:tc>
      </w:tr>
      <w:tr w:rsidR="00CA4064" w:rsidRPr="00A21E3D" w14:paraId="7AAE960A" w14:textId="77777777" w:rsidTr="005946CD">
        <w:trPr>
          <w:trHeight w:val="437"/>
        </w:trPr>
        <w:tc>
          <w:tcPr>
            <w:tcW w:w="16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1165B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Sua formação foi / está sendo em maior parte:</w:t>
            </w:r>
          </w:p>
        </w:tc>
        <w:tc>
          <w:tcPr>
            <w:tcW w:w="58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3649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Em instituições de ensi</w:t>
            </w:r>
            <w:r>
              <w:rPr>
                <w:rFonts w:ascii="Arial" w:hAnsi="Arial" w:cs="Arial"/>
                <w:lang w:val="pt-BR"/>
              </w:rPr>
              <w:t>n</w:t>
            </w:r>
            <w:r w:rsidRPr="00E01C7C">
              <w:rPr>
                <w:rFonts w:ascii="Arial" w:hAnsi="Arial" w:cs="Arial"/>
                <w:lang w:val="pt-BR"/>
              </w:rPr>
              <w:t>o</w:t>
            </w:r>
            <w:r>
              <w:rPr>
                <w:rFonts w:ascii="Arial" w:hAnsi="Arial" w:cs="Arial"/>
                <w:lang w:val="pt-BR"/>
              </w:rPr>
              <w:t xml:space="preserve"> </w:t>
            </w:r>
            <w:r w:rsidRPr="00E01C7C">
              <w:rPr>
                <w:rFonts w:ascii="Arial" w:hAnsi="Arial" w:cs="Arial"/>
                <w:lang w:val="pt-BR"/>
              </w:rPr>
              <w:t>Particulares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F601C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22,70%</w:t>
            </w:r>
          </w:p>
        </w:tc>
      </w:tr>
      <w:tr w:rsidR="00CA4064" w:rsidRPr="00A21E3D" w14:paraId="47ADF4C6" w14:textId="77777777" w:rsidTr="005946CD">
        <w:trPr>
          <w:trHeight w:val="300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6BEF5B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65A7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Em instituições de ensino Públicas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90B9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50%</w:t>
            </w:r>
          </w:p>
        </w:tc>
      </w:tr>
      <w:tr w:rsidR="00CA4064" w:rsidRPr="00A21E3D" w14:paraId="296AB64B" w14:textId="77777777" w:rsidTr="005946CD">
        <w:trPr>
          <w:trHeight w:val="315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9418C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6B99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Meio a meio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AE47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27,30%</w:t>
            </w:r>
          </w:p>
        </w:tc>
      </w:tr>
      <w:tr w:rsidR="00CA4064" w:rsidRPr="00A21E3D" w14:paraId="0AFB52EE" w14:textId="77777777" w:rsidTr="005946CD">
        <w:trPr>
          <w:trHeight w:val="738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01CA8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Quais foram suas maiores dificuldades de aprendizado ao longo de sua trajetória escolar na época que foi aluno 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48D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Contato com o professor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CEA0C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27,30%</w:t>
            </w:r>
          </w:p>
        </w:tc>
      </w:tr>
      <w:tr w:rsidR="00CA4064" w:rsidRPr="00A21E3D" w14:paraId="58C01D47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6A93D5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40EE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Entendimento do conteúdo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DB650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40,90%</w:t>
            </w:r>
          </w:p>
        </w:tc>
      </w:tr>
      <w:tr w:rsidR="00CA4064" w:rsidRPr="00A21E3D" w14:paraId="7B17B088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D30152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9047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Didática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C132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63,60%</w:t>
            </w:r>
          </w:p>
        </w:tc>
      </w:tr>
      <w:tr w:rsidR="00CA4064" w:rsidRPr="00A21E3D" w14:paraId="0FB03133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6DC4AC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E0B1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Ambiente Social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6D284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9,10%</w:t>
            </w:r>
          </w:p>
        </w:tc>
      </w:tr>
      <w:tr w:rsidR="00CA4064" w:rsidRPr="00A21E3D" w14:paraId="15EBDB7B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5C248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329C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Tecnologias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97DC5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9,10%</w:t>
            </w:r>
          </w:p>
        </w:tc>
      </w:tr>
      <w:tr w:rsidR="00CA4064" w:rsidRPr="00A21E3D" w14:paraId="57AD4F51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4FBF2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5CB6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Financeiro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8449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4,50%</w:t>
            </w:r>
          </w:p>
        </w:tc>
      </w:tr>
      <w:tr w:rsidR="00CA4064" w:rsidRPr="00A21E3D" w14:paraId="1618AD64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C8C22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DF37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Outras dificuldades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2022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9,00%</w:t>
            </w:r>
          </w:p>
        </w:tc>
      </w:tr>
      <w:tr w:rsidR="00CA4064" w:rsidRPr="00A21E3D" w14:paraId="386E0F9B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0A367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Qual sua opinião sobre ensino à distância? (Seja EAD ou Remoto)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98A9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6E3C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7A01D3F2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15988F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78B6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AA53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45,50%</w:t>
            </w:r>
          </w:p>
        </w:tc>
      </w:tr>
      <w:tr w:rsidR="00CA4064" w:rsidRPr="00A21E3D" w14:paraId="78882361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32CF35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0E16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54AD4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36,40%</w:t>
            </w:r>
          </w:p>
        </w:tc>
      </w:tr>
      <w:tr w:rsidR="00CA4064" w:rsidRPr="00A21E3D" w14:paraId="5E8B9A58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C22EF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13F0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2AF1D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9,10%</w:t>
            </w:r>
          </w:p>
        </w:tc>
      </w:tr>
      <w:tr w:rsidR="00CA4064" w:rsidRPr="00A21E3D" w14:paraId="5F2772E6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CACFD6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1632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5C51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1C9EE5C6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76FD67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294A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Outras opiniões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E92B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9,00%</w:t>
            </w:r>
          </w:p>
        </w:tc>
      </w:tr>
      <w:tr w:rsidR="00CA4064" w:rsidRPr="00A21E3D" w14:paraId="2CD5E123" w14:textId="77777777" w:rsidTr="005946CD">
        <w:trPr>
          <w:trHeight w:val="300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1A371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 que acha da ideia de grupos de estudos virtuais?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7D69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0C6C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40,90%</w:t>
            </w:r>
          </w:p>
        </w:tc>
      </w:tr>
      <w:tr w:rsidR="00CA4064" w:rsidRPr="00A21E3D" w14:paraId="2B8EB068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42ABB5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1678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D49A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50%</w:t>
            </w:r>
          </w:p>
        </w:tc>
      </w:tr>
      <w:tr w:rsidR="00CA4064" w:rsidRPr="00A21E3D" w14:paraId="6EEC18F7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C12567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C783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EC8D0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9,10%</w:t>
            </w:r>
          </w:p>
        </w:tc>
      </w:tr>
      <w:tr w:rsidR="00CA4064" w:rsidRPr="00A21E3D" w14:paraId="4244F797" w14:textId="77777777" w:rsidTr="005946CD">
        <w:trPr>
          <w:trHeight w:val="300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86B57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D5CB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09DBE1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1DB90481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ADB462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022E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E71FBA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37637B46" w14:textId="77777777" w:rsidTr="005946CD">
        <w:trPr>
          <w:trHeight w:val="485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E8BD9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 que você acha da ideia de poder atender a dúvidas de alunos de diversas regiões e ajudá-los de maneira esporádica?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7EC8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B9078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36,40%</w:t>
            </w:r>
          </w:p>
        </w:tc>
      </w:tr>
      <w:tr w:rsidR="00CA4064" w:rsidRPr="00A21E3D" w14:paraId="730EEC7E" w14:textId="77777777" w:rsidTr="005946CD">
        <w:trPr>
          <w:trHeight w:val="559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CF81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70F2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1E3CC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40,90%</w:t>
            </w:r>
          </w:p>
        </w:tc>
      </w:tr>
      <w:tr w:rsidR="00CA4064" w:rsidRPr="00A21E3D" w14:paraId="4ABAFE65" w14:textId="77777777" w:rsidTr="005946CD">
        <w:trPr>
          <w:trHeight w:val="553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3992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859D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B8F0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100B2E44" w14:textId="77777777" w:rsidTr="005946CD">
        <w:trPr>
          <w:trHeight w:val="561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E566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4F64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689AE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0B96B91A" w14:textId="77777777" w:rsidTr="005946CD">
        <w:trPr>
          <w:trHeight w:val="413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AAFD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8630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3B1B6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13,60%</w:t>
            </w:r>
          </w:p>
        </w:tc>
      </w:tr>
      <w:tr w:rsidR="00CA4064" w:rsidRPr="00A21E3D" w14:paraId="58C53BF4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7D1E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C018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Outras opiniões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E4636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9,00%</w:t>
            </w:r>
          </w:p>
        </w:tc>
      </w:tr>
      <w:tr w:rsidR="00CA4064" w:rsidRPr="00A21E3D" w14:paraId="449EB2B1" w14:textId="77777777" w:rsidTr="005946CD">
        <w:trPr>
          <w:trHeight w:val="684"/>
        </w:trPr>
        <w:tc>
          <w:tcPr>
            <w:tcW w:w="16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9F6EE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lastRenderedPageBreak/>
              <w:t>O que acha da ideia de: A partir dessa ajuda que oferecesse a outros alunos, você pudesse receber certificados para colocar em seu currículo?</w:t>
            </w:r>
          </w:p>
        </w:tc>
        <w:tc>
          <w:tcPr>
            <w:tcW w:w="58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2C288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Ótimo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0DAC7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63,60%</w:t>
            </w:r>
          </w:p>
        </w:tc>
      </w:tr>
      <w:tr w:rsidR="00CA4064" w:rsidRPr="00A21E3D" w14:paraId="413C7047" w14:textId="77777777" w:rsidTr="005946CD">
        <w:trPr>
          <w:trHeight w:val="694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739F92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7561C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Bom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4F31F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27,30%</w:t>
            </w:r>
          </w:p>
        </w:tc>
      </w:tr>
      <w:tr w:rsidR="00CA4064" w:rsidRPr="00A21E3D" w14:paraId="71EDC8D0" w14:textId="77777777" w:rsidTr="005946CD">
        <w:trPr>
          <w:trHeight w:val="549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AC195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4749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Regular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08E2B2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4,50%</w:t>
            </w:r>
          </w:p>
        </w:tc>
      </w:tr>
      <w:tr w:rsidR="00CA4064" w:rsidRPr="00A21E3D" w14:paraId="158CDB89" w14:textId="77777777" w:rsidTr="005946CD">
        <w:trPr>
          <w:trHeight w:val="545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A3DC0F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05856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Ruim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E9B334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0%</w:t>
            </w:r>
          </w:p>
        </w:tc>
      </w:tr>
      <w:tr w:rsidR="00CA4064" w:rsidRPr="00A21E3D" w14:paraId="3649CCFD" w14:textId="77777777" w:rsidTr="005946CD">
        <w:trPr>
          <w:trHeight w:val="315"/>
        </w:trPr>
        <w:tc>
          <w:tcPr>
            <w:tcW w:w="16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7CEE42B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437D0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Péssimo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ADF983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4,50%</w:t>
            </w:r>
          </w:p>
        </w:tc>
      </w:tr>
      <w:tr w:rsidR="00CA4064" w:rsidRPr="00A21E3D" w14:paraId="07FFECF9" w14:textId="77777777" w:rsidTr="005946CD">
        <w:trPr>
          <w:trHeight w:val="815"/>
        </w:trPr>
        <w:tc>
          <w:tcPr>
            <w:tcW w:w="16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9DACE" w14:textId="77777777" w:rsidR="00CA4064" w:rsidRPr="00E01C7C" w:rsidRDefault="00CA4064" w:rsidP="005946CD">
            <w:pPr>
              <w:jc w:val="center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Tendo em vista a ideia de atender a dúvidas pontuais de alunos e discutir alguns temas com alguns grupos de alunos. Você acredita que a melhor plataforma para o professor seja: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BE2F5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Smartphone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EADD7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22,70%</w:t>
            </w:r>
          </w:p>
        </w:tc>
      </w:tr>
      <w:tr w:rsidR="00CA4064" w:rsidRPr="00A21E3D" w14:paraId="5A01419E" w14:textId="77777777" w:rsidTr="005946CD">
        <w:trPr>
          <w:trHeight w:val="1252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032B419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3D9E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Tablet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3C57C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4,50%</w:t>
            </w:r>
          </w:p>
        </w:tc>
      </w:tr>
      <w:tr w:rsidR="00CA4064" w:rsidRPr="00A21E3D" w14:paraId="6AC97A15" w14:textId="77777777" w:rsidTr="005946CD">
        <w:trPr>
          <w:trHeight w:val="315"/>
        </w:trPr>
        <w:tc>
          <w:tcPr>
            <w:tcW w:w="16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D3F24AF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F490E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Computador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52851D" w14:textId="77777777" w:rsidR="00CA4064" w:rsidRPr="00E01C7C" w:rsidRDefault="00CA4064" w:rsidP="005946CD">
            <w:pPr>
              <w:jc w:val="left"/>
              <w:rPr>
                <w:rFonts w:ascii="Arial" w:hAnsi="Arial" w:cs="Arial"/>
                <w:lang w:val="pt-BR"/>
              </w:rPr>
            </w:pPr>
            <w:r w:rsidRPr="00E01C7C">
              <w:rPr>
                <w:rFonts w:ascii="Arial" w:hAnsi="Arial" w:cs="Arial"/>
                <w:lang w:val="pt-BR"/>
              </w:rPr>
              <w:t>95,50%</w:t>
            </w:r>
          </w:p>
        </w:tc>
      </w:tr>
    </w:tbl>
    <w:p w14:paraId="4E5D5B95" w14:textId="77777777" w:rsidR="00CA4064" w:rsidRPr="00E411BB" w:rsidRDefault="00CA4064" w:rsidP="00CA4064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6E8F48F4" w14:textId="77C5C6EC" w:rsidR="00CA4064" w:rsidRDefault="005A3B6F" w:rsidP="005A3B6F">
      <w:pPr>
        <w:pStyle w:val="Ttulo3"/>
        <w:ind w:left="1276"/>
      </w:pPr>
      <w:bookmarkStart w:id="57" w:name="_Toc73378969"/>
      <w:r>
        <w:t xml:space="preserve">1.2.1 </w:t>
      </w:r>
      <w:proofErr w:type="spellStart"/>
      <w:r w:rsidR="00CA4064" w:rsidRPr="00FF5B7A">
        <w:t>Entrevista</w:t>
      </w:r>
      <w:proofErr w:type="spellEnd"/>
      <w:r w:rsidR="00CA4064" w:rsidRPr="00FF5B7A">
        <w:t xml:space="preserve"> </w:t>
      </w:r>
      <w:proofErr w:type="spellStart"/>
      <w:r w:rsidR="00CA4064" w:rsidRPr="00FF5B7A">
        <w:t>técnica</w:t>
      </w:r>
      <w:bookmarkEnd w:id="57"/>
      <w:proofErr w:type="spellEnd"/>
    </w:p>
    <w:p w14:paraId="09EEB314" w14:textId="77777777" w:rsidR="00CA4064" w:rsidRDefault="00CA4064" w:rsidP="005A3B6F">
      <w:pPr>
        <w:pStyle w:val="P2"/>
        <w:ind w:left="1985" w:firstLine="17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entrevista técnica não </w:t>
      </w:r>
      <w:proofErr w:type="gramStart"/>
      <w:r>
        <w:rPr>
          <w:rFonts w:ascii="Arial" w:hAnsi="Arial" w:cs="Arial"/>
          <w:sz w:val="24"/>
          <w:szCs w:val="24"/>
        </w:rPr>
        <w:t>haviam</w:t>
      </w:r>
      <w:proofErr w:type="gramEnd"/>
      <w:r>
        <w:rPr>
          <w:rFonts w:ascii="Arial" w:hAnsi="Arial" w:cs="Arial"/>
          <w:sz w:val="24"/>
          <w:szCs w:val="24"/>
        </w:rPr>
        <w:t xml:space="preserve"> perguntas pré-definidas, a ideia era apresentar o projeto e registar as opiniões e possíveis críticas.</w:t>
      </w:r>
    </w:p>
    <w:p w14:paraId="2558B240" w14:textId="77777777" w:rsidR="00CA4064" w:rsidRPr="00E411BB" w:rsidRDefault="00CA4064" w:rsidP="00CA4064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56BB0CA0" w14:textId="31D87EAA" w:rsidR="00CA4064" w:rsidRPr="002A200F" w:rsidRDefault="005A3B6F" w:rsidP="005A3B6F">
      <w:pPr>
        <w:pStyle w:val="Ttulo3"/>
        <w:ind w:left="1276"/>
        <w:rPr>
          <w:lang w:val="pt-BR"/>
        </w:rPr>
      </w:pPr>
      <w:bookmarkStart w:id="58" w:name="_Toc73378970"/>
      <w:r w:rsidRPr="002A200F">
        <w:rPr>
          <w:lang w:val="pt-BR"/>
        </w:rPr>
        <w:t xml:space="preserve">1.2.2 </w:t>
      </w:r>
      <w:r w:rsidR="00CA4064" w:rsidRPr="002A200F">
        <w:rPr>
          <w:lang w:val="pt-BR"/>
        </w:rPr>
        <w:t>Profissionais da Educação</w:t>
      </w:r>
      <w:bookmarkEnd w:id="58"/>
    </w:p>
    <w:p w14:paraId="60E04BFC" w14:textId="77777777" w:rsidR="00CA4064" w:rsidRDefault="00CA4064" w:rsidP="005A3B6F">
      <w:pPr>
        <w:pStyle w:val="P2"/>
        <w:ind w:left="19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Nas entrevistas com professoras foram levantados 3 pontos que o grupo achou importante considerar:</w:t>
      </w:r>
    </w:p>
    <w:p w14:paraId="17CFF80A" w14:textId="77777777" w:rsidR="00CA4064" w:rsidRDefault="00CA4064" w:rsidP="005A3B6F">
      <w:pPr>
        <w:pStyle w:val="P2"/>
        <w:ind w:left="19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Os grupos de estudos devem ter número limitado de participantes para que se mantenha certo controle.</w:t>
      </w:r>
    </w:p>
    <w:p w14:paraId="206B43EB" w14:textId="77777777" w:rsidR="00CA4064" w:rsidRDefault="00CA4064" w:rsidP="005A3B6F">
      <w:pPr>
        <w:pStyle w:val="P2"/>
        <w:ind w:left="19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 interface deve ser clara, simples e de fácil acesso, pois atualmente muitos professores encaram dificuldades com as plataformas.</w:t>
      </w:r>
    </w:p>
    <w:p w14:paraId="4E194F42" w14:textId="77777777" w:rsidR="00CA4064" w:rsidRDefault="00CA4064" w:rsidP="005A3B6F">
      <w:pPr>
        <w:pStyle w:val="P2"/>
        <w:ind w:left="198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Avaliar como inspiração o modelo do Centro de Mídias da Educação de São Paulo, plataformas digitais que atendem alunos da rede pública do estado.</w:t>
      </w:r>
    </w:p>
    <w:p w14:paraId="3C027C5B" w14:textId="77777777" w:rsidR="00CA4064" w:rsidRPr="00FF5B7A" w:rsidRDefault="00CA4064" w:rsidP="00CA4064">
      <w:pPr>
        <w:pStyle w:val="PargrafodaLista"/>
        <w:ind w:left="1416"/>
        <w:rPr>
          <w:rFonts w:ascii="Arial" w:hAnsi="Arial" w:cs="Arial"/>
          <w:b/>
          <w:bCs/>
          <w:sz w:val="24"/>
          <w:szCs w:val="24"/>
        </w:rPr>
      </w:pPr>
    </w:p>
    <w:p w14:paraId="46697FAE" w14:textId="0D1BA213" w:rsidR="00CA4064" w:rsidRDefault="009230DC" w:rsidP="009230DC">
      <w:pPr>
        <w:pStyle w:val="Ttulo2"/>
        <w:ind w:left="709"/>
        <w:rPr>
          <w:lang w:val="pt-BR"/>
        </w:rPr>
      </w:pPr>
      <w:bookmarkStart w:id="59" w:name="_Toc73378971"/>
      <w:r w:rsidRPr="009230DC">
        <w:rPr>
          <w:lang w:val="pt-BR"/>
        </w:rPr>
        <w:lastRenderedPageBreak/>
        <w:t xml:space="preserve">1.3 </w:t>
      </w:r>
      <w:r w:rsidR="00CA4064" w:rsidRPr="009230DC">
        <w:rPr>
          <w:lang w:val="pt-BR"/>
        </w:rPr>
        <w:t>Conclusão</w:t>
      </w:r>
      <w:bookmarkEnd w:id="59"/>
    </w:p>
    <w:p w14:paraId="782561CE" w14:textId="77777777" w:rsidR="009230DC" w:rsidRPr="009230DC" w:rsidRDefault="009230DC" w:rsidP="009230DC">
      <w:pPr>
        <w:rPr>
          <w:lang w:val="pt-BR"/>
        </w:rPr>
      </w:pPr>
    </w:p>
    <w:p w14:paraId="58542122" w14:textId="2A9E7CAA" w:rsidR="00CA4064" w:rsidRDefault="009230DC" w:rsidP="009230DC">
      <w:pPr>
        <w:pStyle w:val="Titulo2"/>
        <w:numPr>
          <w:ilvl w:val="0"/>
          <w:numId w:val="0"/>
        </w:numPr>
        <w:tabs>
          <w:tab w:val="left" w:pos="993"/>
        </w:tabs>
        <w:spacing w:before="0"/>
        <w:ind w:left="1276" w:hanging="284"/>
        <w:rPr>
          <w:b w:val="0"/>
          <w:bCs/>
          <w:lang w:val="pt-BR"/>
        </w:rPr>
      </w:pPr>
      <w:r>
        <w:rPr>
          <w:b w:val="0"/>
          <w:bCs/>
          <w:lang w:val="pt-BR"/>
        </w:rPr>
        <w:tab/>
      </w:r>
      <w:r>
        <w:rPr>
          <w:b w:val="0"/>
          <w:bCs/>
          <w:lang w:val="pt-BR"/>
        </w:rPr>
        <w:tab/>
      </w:r>
      <w:r>
        <w:rPr>
          <w:b w:val="0"/>
          <w:bCs/>
          <w:lang w:val="pt-BR"/>
        </w:rPr>
        <w:tab/>
      </w:r>
      <w:r w:rsidR="00CA4064">
        <w:rPr>
          <w:b w:val="0"/>
          <w:bCs/>
          <w:lang w:val="pt-BR"/>
        </w:rPr>
        <w:t>Após realização da pesquisa e da entrevista foi possível extrair com maior propriedade as necessidades do público. Importante destacar que no levantamento foram constatadas necessidades principalmente relacionadas ao âmbito financeiro e dificuldades de estudos, pontos estes que embasam as regras de negócio. Os requisitos foram construídos de acordo com os pontos considerados relevantes desta pesquisa.</w:t>
      </w:r>
    </w:p>
    <w:p w14:paraId="2E87F6E9" w14:textId="1FB8BC47" w:rsidR="00CA4064" w:rsidRPr="00555624" w:rsidRDefault="009230DC" w:rsidP="009230DC">
      <w:pPr>
        <w:pStyle w:val="Titulo2"/>
        <w:numPr>
          <w:ilvl w:val="0"/>
          <w:numId w:val="0"/>
        </w:numPr>
        <w:tabs>
          <w:tab w:val="left" w:pos="993"/>
          <w:tab w:val="left" w:pos="1418"/>
        </w:tabs>
        <w:spacing w:before="0"/>
        <w:ind w:left="1276"/>
        <w:rPr>
          <w:b w:val="0"/>
          <w:bCs/>
          <w:lang w:val="pt-BR"/>
        </w:rPr>
      </w:pPr>
      <w:r>
        <w:rPr>
          <w:b w:val="0"/>
          <w:bCs/>
          <w:lang w:val="pt-BR"/>
        </w:rPr>
        <w:tab/>
      </w:r>
      <w:r w:rsidR="00CA4064">
        <w:rPr>
          <w:b w:val="0"/>
          <w:bCs/>
          <w:lang w:val="pt-BR"/>
        </w:rPr>
        <w:t>Foi também levado em consideração o cenário de pandemia, onde muitos dos entrevistados estão se encontrando em fases de adaptação ao modelo de aulas digitais.</w:t>
      </w:r>
    </w:p>
    <w:p w14:paraId="31180F27" w14:textId="77777777" w:rsidR="00CA4064" w:rsidRPr="00E411BB" w:rsidRDefault="00CA4064" w:rsidP="00CA4064">
      <w:pPr>
        <w:pStyle w:val="PargrafodaLista"/>
        <w:ind w:left="1416"/>
        <w:rPr>
          <w:rFonts w:ascii="Arial" w:hAnsi="Arial" w:cs="Arial"/>
          <w:b/>
          <w:bCs/>
          <w:sz w:val="28"/>
          <w:szCs w:val="28"/>
        </w:rPr>
      </w:pPr>
    </w:p>
    <w:p w14:paraId="39BCBB53" w14:textId="77777777" w:rsidR="00EC42D7" w:rsidRDefault="00FC4350" w:rsidP="00AA167C">
      <w:pPr>
        <w:pStyle w:val="Titulo1"/>
        <w:numPr>
          <w:ilvl w:val="0"/>
          <w:numId w:val="12"/>
        </w:numPr>
        <w:rPr>
          <w:lang w:val="pt-BR"/>
        </w:rPr>
      </w:pPr>
      <w:bookmarkStart w:id="60" w:name="_Toc73378972"/>
      <w:r>
        <w:rPr>
          <w:lang w:val="pt-BR"/>
        </w:rPr>
        <w:t xml:space="preserve">Especificação dos </w:t>
      </w:r>
      <w:r w:rsidR="00081EC4">
        <w:rPr>
          <w:lang w:val="pt-BR"/>
        </w:rPr>
        <w:t>Requisitos do Sistema</w:t>
      </w:r>
      <w:r w:rsidR="00BB1BBE">
        <w:rPr>
          <w:lang w:val="pt-BR"/>
        </w:rPr>
        <w:t xml:space="preserve"> de Softwar</w:t>
      </w:r>
      <w:bookmarkEnd w:id="48"/>
      <w:r w:rsidR="00EC42D7">
        <w:rPr>
          <w:lang w:val="pt-BR"/>
        </w:rPr>
        <w:t>e</w:t>
      </w:r>
      <w:bookmarkStart w:id="61" w:name="_Toc43744371"/>
      <w:bookmarkEnd w:id="60"/>
    </w:p>
    <w:p w14:paraId="793430A2" w14:textId="2597EE7F" w:rsidR="00DC05A5" w:rsidRPr="00EC42D7" w:rsidRDefault="009230DC" w:rsidP="009230DC">
      <w:pPr>
        <w:pStyle w:val="Ttulo2"/>
        <w:ind w:left="426"/>
        <w:rPr>
          <w:lang w:val="pt-BR"/>
        </w:rPr>
      </w:pPr>
      <w:bookmarkStart w:id="62" w:name="_Toc73378973"/>
      <w:r>
        <w:rPr>
          <w:lang w:val="pt-BR"/>
        </w:rPr>
        <w:t xml:space="preserve">2.1 </w:t>
      </w:r>
      <w:r w:rsidR="00081EC4" w:rsidRPr="00EC42D7">
        <w:rPr>
          <w:lang w:val="pt-BR"/>
        </w:rPr>
        <w:t>Requisitos Funcionais</w:t>
      </w:r>
      <w:bookmarkEnd w:id="61"/>
      <w:bookmarkEnd w:id="62"/>
    </w:p>
    <w:p w14:paraId="4CE5B1A2" w14:textId="22DC7988" w:rsidR="007A3A66" w:rsidRPr="00B441DA" w:rsidRDefault="007A3A66" w:rsidP="00DC05A5">
      <w:pPr>
        <w:spacing w:line="360" w:lineRule="auto"/>
        <w:rPr>
          <w:rFonts w:ascii="Arial" w:hAnsi="Arial" w:cs="Arial"/>
          <w:b/>
          <w:sz w:val="18"/>
          <w:szCs w:val="18"/>
          <w:lang w:val="pt-BR"/>
        </w:rPr>
      </w:pPr>
    </w:p>
    <w:p w14:paraId="782A282B" w14:textId="425AB633" w:rsidR="007A3A66" w:rsidRPr="007022DE" w:rsidRDefault="007A3A66" w:rsidP="009803C5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  <w:r w:rsidRPr="007022DE">
        <w:rPr>
          <w:rFonts w:cs="Arial"/>
          <w:color w:val="auto"/>
          <w:sz w:val="18"/>
          <w:szCs w:val="18"/>
          <w:lang w:val="pt-BR"/>
        </w:rPr>
        <w:t>[RF001]</w:t>
      </w:r>
      <w:r w:rsidRPr="007022DE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7022DE">
        <w:rPr>
          <w:rFonts w:cs="Arial"/>
          <w:color w:val="auto"/>
          <w:sz w:val="18"/>
          <w:szCs w:val="18"/>
          <w:lang w:val="pt-BR"/>
        </w:rPr>
        <w:t>–</w:t>
      </w:r>
      <w:r w:rsidRPr="007022DE">
        <w:rPr>
          <w:rFonts w:cs="Arial"/>
          <w:color w:val="auto"/>
          <w:spacing w:val="9"/>
          <w:sz w:val="18"/>
          <w:szCs w:val="18"/>
          <w:lang w:val="pt-BR"/>
        </w:rPr>
        <w:t xml:space="preserve"> </w:t>
      </w:r>
      <w:r w:rsidRPr="007022DE">
        <w:rPr>
          <w:rFonts w:cs="Arial"/>
          <w:color w:val="auto"/>
          <w:sz w:val="18"/>
          <w:szCs w:val="18"/>
          <w:lang w:val="pt-BR"/>
        </w:rPr>
        <w:t>Solicitar</w:t>
      </w:r>
      <w:r w:rsidRPr="007022DE">
        <w:rPr>
          <w:rFonts w:cs="Arial"/>
          <w:color w:val="auto"/>
          <w:spacing w:val="9"/>
          <w:sz w:val="18"/>
          <w:szCs w:val="18"/>
          <w:lang w:val="pt-BR"/>
        </w:rPr>
        <w:t xml:space="preserve"> </w:t>
      </w:r>
      <w:r w:rsidRPr="007022DE">
        <w:rPr>
          <w:rFonts w:cs="Arial"/>
          <w:color w:val="auto"/>
          <w:sz w:val="18"/>
          <w:szCs w:val="18"/>
          <w:lang w:val="pt-BR"/>
        </w:rPr>
        <w:t>pronto</w:t>
      </w:r>
      <w:r w:rsidRPr="007022DE">
        <w:rPr>
          <w:rFonts w:cs="Arial"/>
          <w:color w:val="auto"/>
          <w:spacing w:val="11"/>
          <w:sz w:val="18"/>
          <w:szCs w:val="18"/>
          <w:lang w:val="pt-BR"/>
        </w:rPr>
        <w:t xml:space="preserve"> </w:t>
      </w:r>
      <w:r w:rsidRPr="007022DE">
        <w:rPr>
          <w:rFonts w:cs="Arial"/>
          <w:color w:val="auto"/>
          <w:sz w:val="18"/>
          <w:szCs w:val="18"/>
          <w:lang w:val="pt-BR"/>
        </w:rPr>
        <w:t>atendimento</w:t>
      </w:r>
    </w:p>
    <w:p w14:paraId="2D0CA0CA" w14:textId="77777777" w:rsidR="00286920" w:rsidRPr="007022DE" w:rsidRDefault="00286920" w:rsidP="002824F3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48F7D72B" w14:textId="77777777" w:rsidTr="00B267AD">
        <w:tc>
          <w:tcPr>
            <w:tcW w:w="1809" w:type="dxa"/>
          </w:tcPr>
          <w:p w14:paraId="0453DF61" w14:textId="77777777" w:rsidR="007A3A66" w:rsidRPr="007A3A66" w:rsidRDefault="007A3A66" w:rsidP="009803C5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20AD3321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2F8F36E1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243930EE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4116D01C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233A9E1C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1AD06D25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6E89203A" w14:textId="77777777" w:rsidR="00286920" w:rsidRDefault="00286920" w:rsidP="00286920">
      <w:pPr>
        <w:pStyle w:val="Corpodetexto"/>
        <w:ind w:left="709" w:right="131"/>
        <w:rPr>
          <w:rFonts w:cs="Arial"/>
          <w:color w:val="auto"/>
          <w:sz w:val="18"/>
          <w:szCs w:val="18"/>
          <w:lang w:val="pt-BR"/>
        </w:rPr>
      </w:pPr>
    </w:p>
    <w:p w14:paraId="3AA15BD5" w14:textId="5210F543" w:rsidR="00F13E69" w:rsidRDefault="007A3A66" w:rsidP="009803C5">
      <w:pPr>
        <w:pStyle w:val="Corpodetexto"/>
        <w:spacing w:line="381" w:lineRule="au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O aluno pode solicitar o atendimento de um professor. Esse atendimento é realizado via</w:t>
      </w:r>
      <w:r w:rsidRPr="007A3A66">
        <w:rPr>
          <w:rFonts w:cs="Arial"/>
          <w:b w:val="0"/>
          <w:bCs/>
          <w:color w:val="auto"/>
          <w:spacing w:val="-61"/>
          <w:sz w:val="18"/>
          <w:szCs w:val="18"/>
          <w:lang w:val="pt-BR"/>
        </w:rPr>
        <w:t xml:space="preserve">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chamada</w:t>
      </w:r>
      <w:r w:rsidRPr="007A3A66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de</w:t>
      </w:r>
      <w:r w:rsidRPr="007A3A66">
        <w:rPr>
          <w:rFonts w:cs="Arial"/>
          <w:b w:val="0"/>
          <w:bCs/>
          <w:color w:val="auto"/>
          <w:spacing w:val="4"/>
          <w:sz w:val="18"/>
          <w:szCs w:val="18"/>
          <w:lang w:val="pt-BR"/>
        </w:rPr>
        <w:t xml:space="preserve">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áudio</w:t>
      </w:r>
      <w:r w:rsidRPr="007A3A66">
        <w:rPr>
          <w:rFonts w:cs="Arial"/>
          <w:b w:val="0"/>
          <w:bCs/>
          <w:color w:val="auto"/>
          <w:spacing w:val="4"/>
          <w:sz w:val="18"/>
          <w:szCs w:val="18"/>
          <w:lang w:val="pt-BR"/>
        </w:rPr>
        <w:t>,</w:t>
      </w:r>
      <w:r w:rsidRPr="007A3A66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 xml:space="preserve">vídeo e/ou chat, todas as opções utilizando o </w:t>
      </w:r>
      <w:proofErr w:type="spellStart"/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Jitsi</w:t>
      </w:r>
      <w:proofErr w:type="spellEnd"/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.</w:t>
      </w:r>
    </w:p>
    <w:p w14:paraId="6F9DE7E0" w14:textId="17D562BB" w:rsidR="00286920" w:rsidRDefault="00286920" w:rsidP="002824F3">
      <w:pPr>
        <w:pStyle w:val="Corpodetex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70395834" w14:textId="77777777" w:rsidR="00286920" w:rsidRPr="009803C5" w:rsidRDefault="00286920" w:rsidP="009803C5">
      <w:pPr>
        <w:pStyle w:val="Corpodetexto"/>
        <w:spacing w:line="381" w:lineRule="au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02B48EC3" w14:textId="00950C85" w:rsidR="002824F3" w:rsidRDefault="007A3A66" w:rsidP="002824F3">
      <w:pPr>
        <w:pStyle w:val="Corpodetexto"/>
        <w:spacing w:line="381" w:lineRule="auto"/>
        <w:ind w:left="709" w:right="131"/>
        <w:rPr>
          <w:rFonts w:cs="Arial"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[RF002] – Gerar </w:t>
      </w:r>
      <w:proofErr w:type="spellStart"/>
      <w:r w:rsidRPr="007A3A66">
        <w:rPr>
          <w:rFonts w:cs="Arial"/>
          <w:color w:val="auto"/>
          <w:sz w:val="18"/>
          <w:szCs w:val="18"/>
          <w:lang w:val="pt-BR"/>
        </w:rPr>
        <w:t>questionario</w:t>
      </w:r>
      <w:proofErr w:type="spellEnd"/>
      <w:r w:rsidRPr="007A3A66">
        <w:rPr>
          <w:rFonts w:cs="Arial"/>
          <w:color w:val="auto"/>
          <w:sz w:val="18"/>
          <w:szCs w:val="18"/>
          <w:lang w:val="pt-BR"/>
        </w:rPr>
        <w:t xml:space="preserve"> de </w:t>
      </w:r>
      <w:proofErr w:type="spellStart"/>
      <w:r w:rsidRPr="007A3A66">
        <w:rPr>
          <w:rFonts w:cs="Arial"/>
          <w:color w:val="auto"/>
          <w:sz w:val="18"/>
          <w:szCs w:val="18"/>
          <w:lang w:val="pt-BR"/>
        </w:rPr>
        <w:t>pré</w:t>
      </w:r>
      <w:proofErr w:type="spellEnd"/>
      <w:r w:rsidRPr="007A3A66">
        <w:rPr>
          <w:rFonts w:cs="Arial"/>
          <w:color w:val="auto"/>
          <w:sz w:val="18"/>
          <w:szCs w:val="18"/>
          <w:lang w:val="pt-BR"/>
        </w:rPr>
        <w:t xml:space="preserve"> atendimento</w:t>
      </w:r>
    </w:p>
    <w:p w14:paraId="710DFA1E" w14:textId="77777777" w:rsidR="002824F3" w:rsidRPr="007A3A66" w:rsidRDefault="002824F3" w:rsidP="002824F3">
      <w:pPr>
        <w:pStyle w:val="Corpodetexto"/>
        <w:ind w:left="709" w:right="131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36D648AD" w14:textId="77777777" w:rsidTr="00B267AD">
        <w:tc>
          <w:tcPr>
            <w:tcW w:w="1809" w:type="dxa"/>
          </w:tcPr>
          <w:p w14:paraId="0620903E" w14:textId="77777777" w:rsidR="007A3A66" w:rsidRPr="007A3A66" w:rsidRDefault="007A3A66" w:rsidP="009803C5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2A4A606F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026247DD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0F6B8BFB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2BE5D37C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2AEF087A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2F24EE4A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2E4E58BD" w14:textId="77777777" w:rsidR="002824F3" w:rsidRDefault="002824F3" w:rsidP="002824F3">
      <w:pPr>
        <w:pStyle w:val="Corpodetexto"/>
        <w:ind w:left="709" w:right="131"/>
        <w:rPr>
          <w:rFonts w:cs="Arial"/>
          <w:color w:val="auto"/>
          <w:sz w:val="18"/>
          <w:szCs w:val="18"/>
          <w:lang w:val="pt-BR"/>
        </w:rPr>
      </w:pPr>
    </w:p>
    <w:p w14:paraId="569554C3" w14:textId="0C2CFA96" w:rsidR="00F13E69" w:rsidRDefault="007A3A66" w:rsidP="009803C5">
      <w:pPr>
        <w:pStyle w:val="Corpodetexto"/>
        <w:spacing w:line="381" w:lineRule="au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 xml:space="preserve">É gerado um questionário de </w:t>
      </w:r>
      <w:proofErr w:type="spellStart"/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pré</w:t>
      </w:r>
      <w:proofErr w:type="spellEnd"/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 xml:space="preserve"> atendimento. Esse questionário tem o objetivo de identificar o corpo de estudos que o aluno possui dúvida e redirecionar o aluno para a fila de atendimento mais adequada. O questionário contará com 3 campos combo e um de digitação livre. 1 – Selecione o campo de estudo (Humanas, Exatas ou Biológicas) / 2 – Selecione o período escolar: / 3 – Selecione a matéria / Especifique brevemente a dúvida. As opções dos campos combos se modificarão de acordo com a opção escolhida em seu nível superior</w:t>
      </w:r>
      <w:r w:rsidR="00F13E69">
        <w:rPr>
          <w:rFonts w:cs="Arial"/>
          <w:b w:val="0"/>
          <w:bCs/>
          <w:color w:val="auto"/>
          <w:sz w:val="18"/>
          <w:szCs w:val="18"/>
          <w:lang w:val="pt-BR"/>
        </w:rPr>
        <w:t>.</w:t>
      </w:r>
    </w:p>
    <w:p w14:paraId="34961267" w14:textId="7C4CBEF3" w:rsidR="002824F3" w:rsidRDefault="002824F3" w:rsidP="002824F3">
      <w:pPr>
        <w:pStyle w:val="Corpodetex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27465FB3" w14:textId="77777777" w:rsidR="002824F3" w:rsidRPr="009803C5" w:rsidRDefault="002824F3" w:rsidP="009803C5">
      <w:pPr>
        <w:pStyle w:val="Corpodetexto"/>
        <w:spacing w:line="381" w:lineRule="au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52613FC4" w14:textId="4BCC9348" w:rsidR="007A3A66" w:rsidRDefault="007A3A66" w:rsidP="007A3A66">
      <w:pPr>
        <w:pStyle w:val="Corpodetexto"/>
        <w:spacing w:line="381" w:lineRule="auto"/>
        <w:ind w:left="709" w:right="131"/>
        <w:rPr>
          <w:rFonts w:cs="Arial"/>
          <w:color w:val="auto"/>
          <w:sz w:val="18"/>
          <w:szCs w:val="18"/>
          <w:lang w:val="pt-BR"/>
        </w:rPr>
      </w:pPr>
      <w:r w:rsidRPr="00F13E69">
        <w:rPr>
          <w:rFonts w:cs="Arial"/>
          <w:color w:val="auto"/>
          <w:sz w:val="18"/>
          <w:szCs w:val="18"/>
          <w:lang w:val="pt-BR"/>
        </w:rPr>
        <w:t>[RF003] – Gerar fila de atendimento</w:t>
      </w:r>
    </w:p>
    <w:p w14:paraId="023B1E1B" w14:textId="77777777" w:rsidR="002824F3" w:rsidRPr="00F13E69" w:rsidRDefault="002824F3" w:rsidP="002824F3">
      <w:pPr>
        <w:pStyle w:val="Corpodetexto"/>
        <w:ind w:left="709" w:right="131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1D0740F2" w14:textId="77777777" w:rsidTr="00B267AD">
        <w:tc>
          <w:tcPr>
            <w:tcW w:w="1809" w:type="dxa"/>
          </w:tcPr>
          <w:p w14:paraId="77D81CCA" w14:textId="77777777" w:rsidR="007A3A66" w:rsidRPr="007A3A66" w:rsidRDefault="007A3A66" w:rsidP="009803C5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38D56260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6D2BD36A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455A81D8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3C340A85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33845BFF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77CA0AA5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7145F984" w14:textId="77777777" w:rsidR="002824F3" w:rsidRPr="00F13E69" w:rsidRDefault="002824F3" w:rsidP="002824F3">
      <w:pPr>
        <w:pStyle w:val="Corpodetexto"/>
        <w:ind w:left="709" w:right="131"/>
        <w:rPr>
          <w:rFonts w:cs="Arial"/>
          <w:color w:val="auto"/>
          <w:sz w:val="18"/>
          <w:szCs w:val="18"/>
          <w:lang w:val="pt-BR"/>
        </w:rPr>
      </w:pPr>
    </w:p>
    <w:p w14:paraId="0EC01815" w14:textId="185CECF1" w:rsidR="002824F3" w:rsidRDefault="007A3A66" w:rsidP="009803C5">
      <w:pPr>
        <w:pStyle w:val="Corpodetexto"/>
        <w:spacing w:line="381" w:lineRule="au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lastRenderedPageBreak/>
        <w:t xml:space="preserve">Descrição: </w:t>
      </w:r>
      <w:r w:rsidRPr="007A3A66">
        <w:rPr>
          <w:rFonts w:cs="Arial"/>
          <w:b w:val="0"/>
          <w:bCs/>
          <w:color w:val="auto"/>
          <w:sz w:val="18"/>
          <w:szCs w:val="18"/>
          <w:lang w:val="pt-BR"/>
        </w:rPr>
        <w:t>O aluno é alocado em uma fila de espera para aguardar o seu atendimento. Esta fila é formada em ordem de chegada, não podendo haver mudança. Ou seja, a partir do momento que o professor se coloca online para realizar o plantão de dúvidas, sua fila começa a ser gerada de acordo com a ordem de chagada dos alunos. O aluno poderá deixar a plataforma em segundo plano e será notificado quando for sua vez.</w:t>
      </w:r>
    </w:p>
    <w:p w14:paraId="610CB851" w14:textId="77777777" w:rsidR="002824F3" w:rsidRPr="002824F3" w:rsidRDefault="002824F3" w:rsidP="002824F3">
      <w:pPr>
        <w:pStyle w:val="Corpodetex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3FFA8E3A" w14:textId="77777777" w:rsidR="002824F3" w:rsidRPr="002824F3" w:rsidRDefault="002824F3" w:rsidP="002824F3">
      <w:pPr>
        <w:pStyle w:val="Corpodetex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289836B8" w14:textId="3E7DB6C0" w:rsidR="007A3A66" w:rsidRDefault="007A3A66" w:rsidP="009803C5">
      <w:pPr>
        <w:pStyle w:val="Corpodetexto"/>
        <w:spacing w:line="381" w:lineRule="auto"/>
        <w:ind w:left="709" w:right="131"/>
        <w:rPr>
          <w:rFonts w:cs="Arial"/>
          <w:color w:val="auto"/>
          <w:sz w:val="18"/>
          <w:szCs w:val="18"/>
          <w:lang w:val="pt-BR"/>
        </w:rPr>
      </w:pPr>
      <w:r w:rsidRPr="002824F3">
        <w:rPr>
          <w:rFonts w:cs="Arial"/>
          <w:color w:val="auto"/>
          <w:sz w:val="18"/>
          <w:szCs w:val="18"/>
          <w:lang w:val="pt-BR"/>
        </w:rPr>
        <w:t>[RF004]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–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Visualizar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fila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de</w:t>
      </w:r>
      <w:r w:rsidRPr="002824F3">
        <w:rPr>
          <w:rFonts w:cs="Arial"/>
          <w:color w:val="auto"/>
          <w:spacing w:val="8"/>
          <w:sz w:val="18"/>
          <w:szCs w:val="18"/>
          <w:lang w:val="pt-BR"/>
        </w:rPr>
        <w:t xml:space="preserve"> </w:t>
      </w:r>
      <w:r w:rsidRPr="002824F3">
        <w:rPr>
          <w:rFonts w:cs="Arial"/>
          <w:color w:val="auto"/>
          <w:sz w:val="18"/>
          <w:szCs w:val="18"/>
          <w:lang w:val="pt-BR"/>
        </w:rPr>
        <w:t>espera</w:t>
      </w:r>
    </w:p>
    <w:p w14:paraId="77D8BA97" w14:textId="77777777" w:rsidR="002824F3" w:rsidRPr="002824F3" w:rsidRDefault="002824F3" w:rsidP="002824F3">
      <w:pPr>
        <w:pStyle w:val="Corpodetexto"/>
        <w:ind w:left="709" w:right="131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2616F6B0" w14:textId="77777777" w:rsidTr="00B267AD">
        <w:tc>
          <w:tcPr>
            <w:tcW w:w="1809" w:type="dxa"/>
          </w:tcPr>
          <w:p w14:paraId="727808F5" w14:textId="77777777" w:rsidR="007A3A66" w:rsidRPr="007A3A66" w:rsidRDefault="007A3A66" w:rsidP="009803C5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01FC903A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51359FDD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1142D43B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4BD497FA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35D722AB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1959D397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265A0500" w14:textId="77777777" w:rsidR="002824F3" w:rsidRDefault="002824F3" w:rsidP="002824F3">
      <w:pPr>
        <w:pStyle w:val="Corpodetexto"/>
        <w:ind w:left="709" w:right="131"/>
        <w:rPr>
          <w:rFonts w:cs="Arial"/>
          <w:color w:val="auto"/>
          <w:sz w:val="18"/>
          <w:szCs w:val="18"/>
          <w:lang w:val="pt-BR"/>
        </w:rPr>
      </w:pPr>
    </w:p>
    <w:p w14:paraId="5A028591" w14:textId="55151F2E" w:rsidR="007A3A66" w:rsidRPr="000346AB" w:rsidRDefault="007A3A66" w:rsidP="000346AB">
      <w:pPr>
        <w:pStyle w:val="Corpodetexto"/>
        <w:spacing w:line="381" w:lineRule="au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 xml:space="preserve">O professor, a partir do momento que se colocar online para atendimento e receber solicitações, poderá ver sua fila. A cada nova solicitação, haverá um botão de “Aceitar” e outro de “Recusar” a entrada do aluno na fila. O aluno com </w:t>
      </w:r>
      <w:proofErr w:type="spellStart"/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>solitação</w:t>
      </w:r>
      <w:proofErr w:type="spellEnd"/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 xml:space="preserve"> pendente ficará aguardando aprovação por 3 minutos, após 3 minutos ele poderá ser realocado. </w:t>
      </w:r>
    </w:p>
    <w:p w14:paraId="6136DA7F" w14:textId="1E1DE370" w:rsidR="007A3A66" w:rsidRDefault="007A3A66" w:rsidP="009803C5">
      <w:pPr>
        <w:pStyle w:val="Corpodetexto"/>
        <w:spacing w:line="381" w:lineRule="au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>Na tela também haverá um botão “Encerrar”, que significará que o professor encerrará seus atendimentos, e todos os alunos que estiverem na fila em solicitação pendente, serão realocados. Caso na fila encerrada ainda haja alunos aprovados a serem atendidos, virá um alerta de “Ainda há alunos a serem atendidos, deseja encerrar mesmo assim?”, se o professor escolher “Sim”, terá que escrever uma justificativa para estes alunos que ficaram aguardando, estes alunos serão realocados também</w:t>
      </w:r>
      <w:r w:rsidR="009803C5">
        <w:rPr>
          <w:rFonts w:cs="Arial"/>
          <w:b w:val="0"/>
          <w:bCs/>
          <w:color w:val="auto"/>
          <w:sz w:val="18"/>
          <w:szCs w:val="18"/>
          <w:lang w:val="pt-BR"/>
        </w:rPr>
        <w:t>.</w:t>
      </w:r>
    </w:p>
    <w:p w14:paraId="09FAC4E4" w14:textId="77777777" w:rsidR="002824F3" w:rsidRPr="007A3A66" w:rsidRDefault="002824F3" w:rsidP="001C046C">
      <w:pPr>
        <w:pStyle w:val="Corpodetexto"/>
        <w:spacing w:line="381" w:lineRule="auto"/>
        <w:ind w:right="131"/>
        <w:rPr>
          <w:rFonts w:cs="Arial"/>
          <w:color w:val="auto"/>
          <w:sz w:val="24"/>
          <w:szCs w:val="24"/>
          <w:lang w:val="pt-BR"/>
        </w:rPr>
      </w:pPr>
    </w:p>
    <w:p w14:paraId="106919F9" w14:textId="400ECF38" w:rsidR="007A3A66" w:rsidRDefault="007A3A66" w:rsidP="000346AB">
      <w:pPr>
        <w:pStyle w:val="Corpodetexto"/>
        <w:spacing w:line="381" w:lineRule="auto"/>
        <w:ind w:left="709" w:right="131"/>
        <w:rPr>
          <w:rFonts w:cs="Arial"/>
          <w:color w:val="auto"/>
          <w:sz w:val="18"/>
          <w:szCs w:val="18"/>
          <w:lang w:val="pt-BR"/>
        </w:rPr>
      </w:pPr>
      <w:r w:rsidRPr="000346AB">
        <w:rPr>
          <w:rFonts w:cs="Arial"/>
          <w:color w:val="auto"/>
          <w:sz w:val="18"/>
          <w:szCs w:val="18"/>
          <w:lang w:val="pt-BR"/>
        </w:rPr>
        <w:t>[RF005] – Pesquisar e ingressar em grupos de estudos</w:t>
      </w:r>
    </w:p>
    <w:p w14:paraId="13305D54" w14:textId="77777777" w:rsidR="002824F3" w:rsidRPr="000346AB" w:rsidRDefault="002824F3" w:rsidP="002824F3">
      <w:pPr>
        <w:pStyle w:val="Corpodetexto"/>
        <w:ind w:left="709" w:right="131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413964AE" w14:textId="77777777" w:rsidTr="00B267AD">
        <w:tc>
          <w:tcPr>
            <w:tcW w:w="1809" w:type="dxa"/>
          </w:tcPr>
          <w:p w14:paraId="2B162526" w14:textId="77777777" w:rsidR="007A3A66" w:rsidRPr="007A3A66" w:rsidRDefault="007A3A66" w:rsidP="009B105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0B9BE56B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76BCFFB4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4BAA8152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672FF40A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35B207E3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09E56AA8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40745CE8" w14:textId="77777777" w:rsidR="002824F3" w:rsidRDefault="002824F3" w:rsidP="002824F3">
      <w:pPr>
        <w:pStyle w:val="Corpodetexto"/>
        <w:ind w:left="709" w:right="131"/>
        <w:rPr>
          <w:rFonts w:cs="Arial"/>
          <w:color w:val="auto"/>
          <w:sz w:val="18"/>
          <w:szCs w:val="18"/>
          <w:lang w:val="pt-BR"/>
        </w:rPr>
      </w:pPr>
    </w:p>
    <w:p w14:paraId="4D95F7FE" w14:textId="22214F12" w:rsidR="00F13E69" w:rsidRDefault="007A3A66" w:rsidP="009803C5">
      <w:pPr>
        <w:pStyle w:val="Corpodetexto"/>
        <w:spacing w:line="381" w:lineRule="au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 xml:space="preserve">O aluno poderá pesquisar e ingressar nos grupos de estudo de seu interesse e que ainda possuem capacidade para que ele entre. A pesquisa por grupos será feita num campo de busca, onde o usuário poderá pesquisar por nome de grupo. Os grupos consistem em chamadas </w:t>
      </w:r>
      <w:proofErr w:type="spellStart"/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>Jitsi</w:t>
      </w:r>
      <w:proofErr w:type="spellEnd"/>
      <w:r w:rsidRPr="000346AB">
        <w:rPr>
          <w:rFonts w:cs="Arial"/>
          <w:b w:val="0"/>
          <w:bCs/>
          <w:color w:val="auto"/>
          <w:sz w:val="18"/>
          <w:szCs w:val="18"/>
          <w:lang w:val="pt-BR"/>
        </w:rPr>
        <w:t xml:space="preserve"> com capacidade para até 10 alunos, e sem limitação para professores.</w:t>
      </w:r>
    </w:p>
    <w:p w14:paraId="72E3241A" w14:textId="0EECECFD" w:rsidR="002824F3" w:rsidRDefault="002824F3" w:rsidP="002824F3">
      <w:pPr>
        <w:pStyle w:val="Corpodetex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324C5CFC" w14:textId="77777777" w:rsidR="002824F3" w:rsidRPr="009803C5" w:rsidRDefault="002824F3" w:rsidP="002824F3">
      <w:pPr>
        <w:pStyle w:val="Corpodetexto"/>
        <w:ind w:left="709" w:right="131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78486E9A" w14:textId="6428C909" w:rsidR="007A3A66" w:rsidRDefault="007A3A66" w:rsidP="009B105F">
      <w:pPr>
        <w:pStyle w:val="Corpodetexto"/>
        <w:spacing w:line="360" w:lineRule="auto"/>
        <w:ind w:left="709"/>
        <w:rPr>
          <w:rFonts w:cs="Arial"/>
          <w:color w:val="auto"/>
          <w:sz w:val="18"/>
          <w:szCs w:val="18"/>
          <w:lang w:val="pt-BR"/>
        </w:rPr>
      </w:pPr>
      <w:r w:rsidRPr="00C833A5">
        <w:rPr>
          <w:rFonts w:cs="Arial"/>
          <w:color w:val="auto"/>
          <w:sz w:val="18"/>
          <w:szCs w:val="18"/>
          <w:lang w:val="pt-BR"/>
        </w:rPr>
        <w:t>[RF006] – Criar grupo de estudos</w:t>
      </w:r>
    </w:p>
    <w:p w14:paraId="0BB544B3" w14:textId="77777777" w:rsidR="007D6F62" w:rsidRPr="009B105F" w:rsidRDefault="007D6F62" w:rsidP="007D6F62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3AF1A275" w14:textId="77777777" w:rsidTr="00B267AD">
        <w:tc>
          <w:tcPr>
            <w:tcW w:w="1809" w:type="dxa"/>
          </w:tcPr>
          <w:p w14:paraId="0DC81384" w14:textId="77777777" w:rsidR="007A3A66" w:rsidRPr="007A3A66" w:rsidRDefault="007A3A66" w:rsidP="009803C5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4FA1754F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001E470C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249847B1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01030ADA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6CC3FBE0" w14:textId="77777777" w:rsidR="007A3A66" w:rsidRPr="007A3A66" w:rsidRDefault="007A3A66" w:rsidP="009803C5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35A2A06F" w14:textId="77777777" w:rsidR="007A3A66" w:rsidRPr="007A3A66" w:rsidRDefault="007A3A66" w:rsidP="009803C5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23E7B78D" w14:textId="77777777" w:rsidR="007D6F62" w:rsidRDefault="007D6F62" w:rsidP="007D6F62">
      <w:pPr>
        <w:pStyle w:val="Corpodetexto"/>
        <w:tabs>
          <w:tab w:val="left" w:pos="1791"/>
          <w:tab w:val="left" w:pos="2814"/>
          <w:tab w:val="left" w:pos="3751"/>
          <w:tab w:val="left" w:pos="4926"/>
          <w:tab w:val="left" w:pos="5920"/>
          <w:tab w:val="left" w:pos="6429"/>
          <w:tab w:val="left" w:pos="7498"/>
          <w:tab w:val="left" w:pos="8544"/>
        </w:tabs>
        <w:ind w:left="709" w:right="125"/>
        <w:rPr>
          <w:rFonts w:cs="Arial"/>
          <w:color w:val="auto"/>
          <w:sz w:val="18"/>
          <w:szCs w:val="18"/>
          <w:lang w:val="pt-BR"/>
        </w:rPr>
      </w:pPr>
    </w:p>
    <w:p w14:paraId="4DCA3AC3" w14:textId="26D52A86" w:rsidR="00CF050B" w:rsidRDefault="007A3A66" w:rsidP="009803C5">
      <w:pPr>
        <w:pStyle w:val="Corpodetexto"/>
        <w:tabs>
          <w:tab w:val="left" w:pos="1791"/>
          <w:tab w:val="left" w:pos="2814"/>
          <w:tab w:val="left" w:pos="3751"/>
          <w:tab w:val="left" w:pos="4926"/>
          <w:tab w:val="left" w:pos="5920"/>
          <w:tab w:val="left" w:pos="6429"/>
          <w:tab w:val="left" w:pos="7498"/>
          <w:tab w:val="left" w:pos="8544"/>
        </w:tabs>
        <w:spacing w:line="381" w:lineRule="auto"/>
        <w:ind w:left="709" w:right="125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C833A5">
        <w:rPr>
          <w:rFonts w:cs="Arial"/>
          <w:b w:val="0"/>
          <w:bCs/>
          <w:color w:val="auto"/>
          <w:sz w:val="18"/>
          <w:szCs w:val="18"/>
          <w:lang w:val="pt-BR"/>
        </w:rPr>
        <w:t>Caso o aluno não encontre um grupo do tema desejado, ele poderá criar um grupo de estudos novo a partir do botão “Criar novo grupo”. Professores também podem criar grupos de estudos. Nestes grupos de estudos haverá limite de 10 alunos por grupos, e não haverá limitação para professores.</w:t>
      </w:r>
    </w:p>
    <w:p w14:paraId="5ACD20A2" w14:textId="0A69CB69" w:rsidR="007D6F62" w:rsidRDefault="007D6F62" w:rsidP="007D6F62">
      <w:pPr>
        <w:pStyle w:val="Corpodetexto"/>
        <w:tabs>
          <w:tab w:val="left" w:pos="1791"/>
          <w:tab w:val="left" w:pos="2814"/>
          <w:tab w:val="left" w:pos="3751"/>
          <w:tab w:val="left" w:pos="4926"/>
          <w:tab w:val="left" w:pos="5920"/>
          <w:tab w:val="left" w:pos="6429"/>
          <w:tab w:val="left" w:pos="7498"/>
          <w:tab w:val="left" w:pos="8544"/>
        </w:tabs>
        <w:ind w:left="709" w:right="125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17AD257B" w14:textId="77777777" w:rsidR="007D6F62" w:rsidRPr="009803C5" w:rsidRDefault="007D6F62" w:rsidP="007D6F62">
      <w:pPr>
        <w:pStyle w:val="Corpodetexto"/>
        <w:tabs>
          <w:tab w:val="left" w:pos="1791"/>
          <w:tab w:val="left" w:pos="2814"/>
          <w:tab w:val="left" w:pos="3751"/>
          <w:tab w:val="left" w:pos="4926"/>
          <w:tab w:val="left" w:pos="5920"/>
          <w:tab w:val="left" w:pos="6429"/>
          <w:tab w:val="left" w:pos="7498"/>
          <w:tab w:val="left" w:pos="8544"/>
        </w:tabs>
        <w:ind w:left="709" w:right="125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028E6975" w14:textId="7D4E2D67" w:rsidR="007A3A66" w:rsidRDefault="007A3A66" w:rsidP="0056763E">
      <w:pPr>
        <w:pStyle w:val="Corpodetexto"/>
        <w:ind w:left="709"/>
        <w:rPr>
          <w:rFonts w:cs="Arial"/>
          <w:color w:val="auto"/>
          <w:sz w:val="18"/>
          <w:szCs w:val="18"/>
        </w:rPr>
      </w:pPr>
      <w:r w:rsidRPr="0056763E">
        <w:rPr>
          <w:rFonts w:cs="Arial"/>
          <w:color w:val="auto"/>
          <w:sz w:val="18"/>
          <w:szCs w:val="18"/>
        </w:rPr>
        <w:lastRenderedPageBreak/>
        <w:t xml:space="preserve">[RF007] – </w:t>
      </w:r>
      <w:proofErr w:type="spellStart"/>
      <w:r w:rsidRPr="0056763E">
        <w:rPr>
          <w:rFonts w:cs="Arial"/>
          <w:color w:val="auto"/>
          <w:sz w:val="18"/>
          <w:szCs w:val="18"/>
        </w:rPr>
        <w:t>Obter</w:t>
      </w:r>
      <w:proofErr w:type="spellEnd"/>
      <w:r w:rsidRPr="0056763E">
        <w:rPr>
          <w:rFonts w:cs="Arial"/>
          <w:color w:val="auto"/>
          <w:sz w:val="18"/>
          <w:szCs w:val="18"/>
        </w:rPr>
        <w:t xml:space="preserve"> </w:t>
      </w:r>
      <w:proofErr w:type="spellStart"/>
      <w:r w:rsidRPr="0056763E">
        <w:rPr>
          <w:rFonts w:cs="Arial"/>
          <w:color w:val="auto"/>
          <w:sz w:val="18"/>
          <w:szCs w:val="18"/>
        </w:rPr>
        <w:t>selos</w:t>
      </w:r>
      <w:proofErr w:type="spellEnd"/>
    </w:p>
    <w:p w14:paraId="3B30CBEB" w14:textId="77777777" w:rsidR="007D6F62" w:rsidRPr="0056763E" w:rsidRDefault="007D6F62" w:rsidP="007D6F62">
      <w:pPr>
        <w:pStyle w:val="Corpodetexto"/>
        <w:ind w:left="709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250237AD" w14:textId="77777777" w:rsidTr="00B267AD">
        <w:tc>
          <w:tcPr>
            <w:tcW w:w="1809" w:type="dxa"/>
          </w:tcPr>
          <w:p w14:paraId="2C705DFD" w14:textId="77777777" w:rsidR="007A3A66" w:rsidRPr="007A3A66" w:rsidRDefault="007A3A66" w:rsidP="009B105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6DD26B06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3C60BF9D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66A3BC61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327EC6FB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44A45AAF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7037BAB2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556203E3" w14:textId="77777777" w:rsidR="007D6F62" w:rsidRDefault="007D6F62" w:rsidP="007D6F62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4B08FB7E" w14:textId="02BB9450" w:rsidR="009B105F" w:rsidRDefault="007A3A66" w:rsidP="009803C5">
      <w:pPr>
        <w:pStyle w:val="Corpodetexto"/>
        <w:spacing w:line="360" w:lineRule="auto"/>
        <w:ind w:left="709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56763E">
        <w:rPr>
          <w:rFonts w:cs="Arial"/>
          <w:b w:val="0"/>
          <w:bCs/>
          <w:color w:val="auto"/>
          <w:sz w:val="18"/>
          <w:szCs w:val="18"/>
          <w:lang w:val="pt-BR"/>
        </w:rPr>
        <w:t>Ao alcançar metas os professores receberão selos como gratificação. Os selos serão como “insígnias” que os professores receberão após cumprir algumas metas.</w:t>
      </w:r>
    </w:p>
    <w:p w14:paraId="713578A8" w14:textId="2B62BCB2" w:rsidR="007D6F62" w:rsidRDefault="007D6F62" w:rsidP="007D6F62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05EDC638" w14:textId="77777777" w:rsidR="007D6F62" w:rsidRDefault="007D6F62" w:rsidP="007D6F62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3AF83C5D" w14:textId="7449C428" w:rsidR="007A3A66" w:rsidRDefault="007A3A66" w:rsidP="009B105F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  <w:r w:rsidRPr="00CF050B">
        <w:rPr>
          <w:rFonts w:cs="Arial"/>
          <w:color w:val="auto"/>
          <w:sz w:val="18"/>
          <w:szCs w:val="18"/>
          <w:lang w:val="pt-BR"/>
        </w:rPr>
        <w:t>[RF008] – Atribuir tipo de conta</w:t>
      </w:r>
    </w:p>
    <w:p w14:paraId="4CF734AE" w14:textId="77777777" w:rsidR="007D6F62" w:rsidRPr="00CF050B" w:rsidRDefault="007D6F62" w:rsidP="007D6F62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29130AE9" w14:textId="77777777" w:rsidTr="00B267AD">
        <w:tc>
          <w:tcPr>
            <w:tcW w:w="1809" w:type="dxa"/>
          </w:tcPr>
          <w:p w14:paraId="603080CB" w14:textId="77777777" w:rsidR="007A3A66" w:rsidRPr="007A3A66" w:rsidRDefault="007A3A66" w:rsidP="009B105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3FC9D0C0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3C5A29E5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6A060F5B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0587F5BF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4BEB5224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1DBAF9EF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7DCDCF82" w14:textId="77777777" w:rsidR="007D6F62" w:rsidRDefault="007D6F62" w:rsidP="007D6F62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53D86223" w14:textId="5BA1C084" w:rsidR="00C449E5" w:rsidRDefault="007A3A66" w:rsidP="009B105F">
      <w:pPr>
        <w:pStyle w:val="Corpodetexto"/>
        <w:spacing w:line="381" w:lineRule="auto"/>
        <w:ind w:left="709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56763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Todo usuário passará pelo mesmo cadastro, e a princípio entrará com perfil aluno. No entanto, no cadastro haverá a opção de escolher se há interesse em ser professor na plataforma, caso esta opção seja selecionada, o usuário terá que preencher suas </w:t>
      </w:r>
      <w:r w:rsidR="0056763E" w:rsidRPr="0056763E">
        <w:rPr>
          <w:rFonts w:cs="Arial"/>
          <w:b w:val="0"/>
          <w:bCs/>
          <w:color w:val="auto"/>
          <w:sz w:val="18"/>
          <w:szCs w:val="18"/>
          <w:lang w:val="pt-BR"/>
        </w:rPr>
        <w:t>referências</w:t>
      </w:r>
      <w:r w:rsidRPr="0056763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 </w:t>
      </w:r>
      <w:r w:rsidR="0056763E" w:rsidRPr="0056763E">
        <w:rPr>
          <w:rFonts w:cs="Arial"/>
          <w:b w:val="0"/>
          <w:bCs/>
          <w:color w:val="auto"/>
          <w:sz w:val="18"/>
          <w:szCs w:val="18"/>
          <w:lang w:val="pt-BR"/>
        </w:rPr>
        <w:t>acadêmicas</w:t>
      </w:r>
      <w:r w:rsidRPr="0056763E">
        <w:rPr>
          <w:rFonts w:cs="Arial"/>
          <w:b w:val="0"/>
          <w:bCs/>
          <w:color w:val="auto"/>
          <w:sz w:val="18"/>
          <w:szCs w:val="18"/>
          <w:lang w:val="pt-BR"/>
        </w:rPr>
        <w:t>, dessa forma, o perfil será encaminhado para avaliação e possível aprovação do administrador. Caso o administrador aprove, ele fará a mudança do tipo de perfil do usuário atribuindo-lhe permissões de professo</w:t>
      </w:r>
      <w:r w:rsidR="007D6F62">
        <w:rPr>
          <w:rFonts w:cs="Arial"/>
          <w:b w:val="0"/>
          <w:bCs/>
          <w:color w:val="auto"/>
          <w:sz w:val="18"/>
          <w:szCs w:val="18"/>
          <w:lang w:val="pt-BR"/>
        </w:rPr>
        <w:t>r.</w:t>
      </w:r>
    </w:p>
    <w:p w14:paraId="56628CD4" w14:textId="1DC1777C" w:rsidR="007D6F62" w:rsidRDefault="007D6F62" w:rsidP="007D6F62">
      <w:pPr>
        <w:pStyle w:val="Corpodetexto"/>
        <w:ind w:left="709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22119B0D" w14:textId="77777777" w:rsidR="007D6F62" w:rsidRPr="003C508E" w:rsidRDefault="007D6F62" w:rsidP="007D6F62">
      <w:pPr>
        <w:pStyle w:val="Corpodetexto"/>
        <w:ind w:left="709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13D4E1C2" w14:textId="671160A1" w:rsidR="007A3A66" w:rsidRDefault="007A3A66" w:rsidP="009B105F">
      <w:pPr>
        <w:pStyle w:val="Corpodetexto"/>
        <w:ind w:left="709"/>
        <w:rPr>
          <w:rFonts w:cs="Arial"/>
          <w:color w:val="auto"/>
          <w:w w:val="105"/>
          <w:sz w:val="18"/>
          <w:szCs w:val="18"/>
        </w:rPr>
      </w:pPr>
      <w:r w:rsidRPr="00C449E5">
        <w:rPr>
          <w:rFonts w:cs="Arial"/>
          <w:color w:val="auto"/>
          <w:w w:val="105"/>
          <w:sz w:val="18"/>
          <w:szCs w:val="18"/>
        </w:rPr>
        <w:t>[RF009]</w:t>
      </w:r>
      <w:r w:rsidRPr="00C449E5">
        <w:rPr>
          <w:rFonts w:cs="Arial"/>
          <w:color w:val="auto"/>
          <w:spacing w:val="-16"/>
          <w:w w:val="105"/>
          <w:sz w:val="18"/>
          <w:szCs w:val="18"/>
        </w:rPr>
        <w:t xml:space="preserve"> </w:t>
      </w:r>
      <w:r w:rsidRPr="00C449E5">
        <w:rPr>
          <w:rFonts w:cs="Arial"/>
          <w:color w:val="auto"/>
          <w:w w:val="105"/>
          <w:sz w:val="18"/>
          <w:szCs w:val="18"/>
        </w:rPr>
        <w:t>–</w:t>
      </w:r>
      <w:r w:rsidRPr="00C449E5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proofErr w:type="spellStart"/>
      <w:r w:rsidRPr="00C449E5">
        <w:rPr>
          <w:rFonts w:cs="Arial"/>
          <w:color w:val="auto"/>
          <w:w w:val="105"/>
          <w:sz w:val="18"/>
          <w:szCs w:val="18"/>
        </w:rPr>
        <w:t>Manter</w:t>
      </w:r>
      <w:proofErr w:type="spellEnd"/>
      <w:r w:rsidRPr="00C449E5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proofErr w:type="spellStart"/>
      <w:r w:rsidRPr="00C449E5">
        <w:rPr>
          <w:rFonts w:cs="Arial"/>
          <w:color w:val="auto"/>
          <w:w w:val="105"/>
          <w:sz w:val="18"/>
          <w:szCs w:val="18"/>
        </w:rPr>
        <w:t>contas</w:t>
      </w:r>
      <w:proofErr w:type="spellEnd"/>
    </w:p>
    <w:p w14:paraId="20B4EC9D" w14:textId="77777777" w:rsidR="007D6F62" w:rsidRPr="00C449E5" w:rsidRDefault="007D6F62" w:rsidP="007D6F62">
      <w:pPr>
        <w:pStyle w:val="Corpodetexto"/>
        <w:ind w:left="709"/>
        <w:rPr>
          <w:rFonts w:cs="Arial"/>
          <w:color w:val="auto"/>
          <w:w w:val="105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5EA5E221" w14:textId="77777777" w:rsidTr="00B267AD">
        <w:tc>
          <w:tcPr>
            <w:tcW w:w="1809" w:type="dxa"/>
          </w:tcPr>
          <w:p w14:paraId="68E58546" w14:textId="77777777" w:rsidR="007A3A66" w:rsidRPr="007A3A66" w:rsidRDefault="007A3A66" w:rsidP="009B105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4836B84E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7649550F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765120A6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215E786B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403E5AF1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3333A0A0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2CCCEA26" w14:textId="77777777" w:rsidR="007D6F62" w:rsidRDefault="007D6F62" w:rsidP="007D6F62">
      <w:pPr>
        <w:pStyle w:val="Corpodetexto"/>
        <w:ind w:left="709" w:right="129"/>
        <w:rPr>
          <w:rFonts w:cs="Arial"/>
          <w:color w:val="auto"/>
          <w:sz w:val="18"/>
          <w:szCs w:val="18"/>
          <w:lang w:val="pt-BR"/>
        </w:rPr>
      </w:pPr>
    </w:p>
    <w:p w14:paraId="5945997F" w14:textId="57E5FAA1" w:rsidR="003C508E" w:rsidRPr="003C508E" w:rsidRDefault="007A3A66" w:rsidP="009B105F">
      <w:pPr>
        <w:pStyle w:val="Corpodetexto"/>
        <w:spacing w:line="381" w:lineRule="auto"/>
        <w:ind w:left="709" w:right="129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 requisito tem como objetivo manter as contas de usuário, sejam elas de aluno,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professor ou </w:t>
      </w:r>
      <w:r w:rsidR="00C449E5" w:rsidRPr="003C508E">
        <w:rPr>
          <w:rFonts w:cs="Arial"/>
          <w:b w:val="0"/>
          <w:bCs/>
          <w:color w:val="auto"/>
          <w:sz w:val="18"/>
          <w:szCs w:val="18"/>
          <w:lang w:val="pt-BR"/>
        </w:rPr>
        <w:t>administrativo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. Alguns dados delas são: nome, data de nascimento, tipo de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conta, e-mail,</w:t>
      </w:r>
      <w:r w:rsidRPr="003C508E">
        <w:rPr>
          <w:rFonts w:cs="Arial"/>
          <w:b w:val="0"/>
          <w:bCs/>
          <w:color w:val="auto"/>
          <w:spacing w:val="3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senha</w:t>
      </w:r>
    </w:p>
    <w:p w14:paraId="7E1102D3" w14:textId="773537CE" w:rsidR="007A3A66" w:rsidRDefault="007A3A66" w:rsidP="009B105F">
      <w:pPr>
        <w:pStyle w:val="Corpodetexto"/>
        <w:rPr>
          <w:rFonts w:cs="Arial"/>
          <w:color w:val="auto"/>
          <w:sz w:val="18"/>
          <w:szCs w:val="18"/>
          <w:lang w:val="pt-BR"/>
        </w:rPr>
      </w:pPr>
    </w:p>
    <w:p w14:paraId="4FAAD8D7" w14:textId="77777777" w:rsidR="007D6F62" w:rsidRPr="007A3A66" w:rsidRDefault="007D6F62" w:rsidP="009B105F">
      <w:pPr>
        <w:pStyle w:val="Corpodetexto"/>
        <w:rPr>
          <w:rFonts w:cs="Arial"/>
          <w:color w:val="auto"/>
          <w:sz w:val="18"/>
          <w:szCs w:val="18"/>
          <w:lang w:val="pt-BR"/>
        </w:rPr>
      </w:pPr>
    </w:p>
    <w:p w14:paraId="6DA6672A" w14:textId="469AB471" w:rsidR="007A3A66" w:rsidRDefault="007A3A66" w:rsidP="009B105F">
      <w:pPr>
        <w:pStyle w:val="Corpodetexto"/>
        <w:ind w:left="709"/>
        <w:rPr>
          <w:rFonts w:cs="Arial"/>
          <w:color w:val="auto"/>
          <w:w w:val="105"/>
          <w:sz w:val="18"/>
          <w:szCs w:val="18"/>
        </w:rPr>
      </w:pPr>
      <w:r w:rsidRPr="003C508E">
        <w:rPr>
          <w:rFonts w:cs="Arial"/>
          <w:color w:val="auto"/>
          <w:w w:val="105"/>
          <w:sz w:val="18"/>
          <w:szCs w:val="18"/>
        </w:rPr>
        <w:t>[RF010]</w:t>
      </w:r>
      <w:r w:rsidRPr="003C508E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r w:rsidRPr="003C508E">
        <w:rPr>
          <w:rFonts w:cs="Arial"/>
          <w:color w:val="auto"/>
          <w:w w:val="105"/>
          <w:sz w:val="18"/>
          <w:szCs w:val="18"/>
        </w:rPr>
        <w:t>–</w:t>
      </w:r>
      <w:r w:rsidRPr="003C508E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proofErr w:type="spellStart"/>
      <w:r w:rsidRPr="003C508E">
        <w:rPr>
          <w:rFonts w:cs="Arial"/>
          <w:color w:val="auto"/>
          <w:w w:val="105"/>
          <w:sz w:val="18"/>
          <w:szCs w:val="18"/>
        </w:rPr>
        <w:t>Manter</w:t>
      </w:r>
      <w:proofErr w:type="spellEnd"/>
      <w:r w:rsidRPr="003C508E">
        <w:rPr>
          <w:rFonts w:cs="Arial"/>
          <w:color w:val="auto"/>
          <w:spacing w:val="-14"/>
          <w:w w:val="105"/>
          <w:sz w:val="18"/>
          <w:szCs w:val="18"/>
        </w:rPr>
        <w:t xml:space="preserve"> </w:t>
      </w:r>
      <w:proofErr w:type="spellStart"/>
      <w:r w:rsidRPr="003C508E">
        <w:rPr>
          <w:rFonts w:cs="Arial"/>
          <w:color w:val="auto"/>
          <w:w w:val="105"/>
          <w:sz w:val="18"/>
          <w:szCs w:val="18"/>
        </w:rPr>
        <w:t>selos</w:t>
      </w:r>
      <w:proofErr w:type="spellEnd"/>
    </w:p>
    <w:p w14:paraId="3809312A" w14:textId="77777777" w:rsidR="007D6F62" w:rsidRPr="003C508E" w:rsidRDefault="007D6F62" w:rsidP="009B105F">
      <w:pPr>
        <w:pStyle w:val="Corpodetexto"/>
        <w:ind w:left="709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6647FB8A" w14:textId="77777777" w:rsidTr="00B267AD">
        <w:tc>
          <w:tcPr>
            <w:tcW w:w="1809" w:type="dxa"/>
          </w:tcPr>
          <w:p w14:paraId="23D0A2AE" w14:textId="77777777" w:rsidR="007A3A66" w:rsidRPr="007A3A66" w:rsidRDefault="007A3A66" w:rsidP="009B105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15FDC0C2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42D89A42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0AA2B045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1E50F5D3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22F36051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6DC2D3E5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1CAE7FDF" w14:textId="77777777" w:rsidR="007D6F62" w:rsidRDefault="007D6F62" w:rsidP="007D6F62">
      <w:pPr>
        <w:pStyle w:val="Corpodetexto"/>
        <w:ind w:left="709" w:right="107"/>
        <w:rPr>
          <w:rFonts w:cs="Arial"/>
          <w:color w:val="auto"/>
          <w:sz w:val="18"/>
          <w:szCs w:val="18"/>
          <w:lang w:val="pt-BR"/>
        </w:rPr>
      </w:pPr>
    </w:p>
    <w:p w14:paraId="7289C701" w14:textId="53AFDC97" w:rsidR="007A3A66" w:rsidRPr="003C508E" w:rsidRDefault="007A3A66" w:rsidP="009B105F">
      <w:pPr>
        <w:pStyle w:val="Corpodetexto"/>
        <w:spacing w:line="381" w:lineRule="auto"/>
        <w:ind w:left="709" w:right="107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 requisito tem como objetivo manter os selos cadastrados no sistema. De modo que</w:t>
      </w:r>
      <w:r w:rsidRPr="003C508E">
        <w:rPr>
          <w:rFonts w:cs="Arial"/>
          <w:b w:val="0"/>
          <w:bCs/>
          <w:color w:val="auto"/>
          <w:spacing w:val="-6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seja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possível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adicionar novos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selos,</w:t>
      </w:r>
      <w:r w:rsidRPr="003C508E">
        <w:rPr>
          <w:rFonts w:cs="Arial"/>
          <w:b w:val="0"/>
          <w:bCs/>
          <w:color w:val="auto"/>
          <w:spacing w:val="-1"/>
          <w:sz w:val="18"/>
          <w:szCs w:val="18"/>
          <w:lang w:val="pt-BR"/>
        </w:rPr>
        <w:t xml:space="preserve"> </w:t>
      </w:r>
      <w:r w:rsidR="00637D41" w:rsidRPr="003C508E">
        <w:rPr>
          <w:rFonts w:cs="Arial"/>
          <w:b w:val="0"/>
          <w:bCs/>
          <w:color w:val="auto"/>
          <w:sz w:val="18"/>
          <w:szCs w:val="18"/>
          <w:lang w:val="pt-BR"/>
        </w:rPr>
        <w:t>atualizá-los ou excluí-los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.</w:t>
      </w:r>
    </w:p>
    <w:p w14:paraId="2AA46474" w14:textId="77777777" w:rsidR="007A3A66" w:rsidRPr="007A3A66" w:rsidRDefault="007A3A66" w:rsidP="009B105F">
      <w:pPr>
        <w:pStyle w:val="Corpodetexto"/>
        <w:rPr>
          <w:rFonts w:cs="Arial"/>
          <w:color w:val="auto"/>
          <w:sz w:val="18"/>
          <w:szCs w:val="18"/>
          <w:lang w:val="pt-BR"/>
        </w:rPr>
      </w:pPr>
    </w:p>
    <w:p w14:paraId="7FAE8FFA" w14:textId="2478CBA5" w:rsidR="007A3A66" w:rsidRDefault="007A3A66" w:rsidP="009B105F">
      <w:pPr>
        <w:pStyle w:val="Corpodetexto"/>
        <w:ind w:left="709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>[RF011]</w:t>
      </w:r>
      <w:r w:rsidRPr="003C508E">
        <w:rPr>
          <w:rFonts w:cs="Arial"/>
          <w:color w:val="auto"/>
          <w:spacing w:val="14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–</w:t>
      </w:r>
      <w:r w:rsidRPr="003C508E">
        <w:rPr>
          <w:rFonts w:cs="Arial"/>
          <w:color w:val="auto"/>
          <w:spacing w:val="14"/>
          <w:sz w:val="18"/>
          <w:szCs w:val="18"/>
        </w:rPr>
        <w:t xml:space="preserve"> </w:t>
      </w:r>
      <w:proofErr w:type="spellStart"/>
      <w:r w:rsidRPr="003C508E">
        <w:rPr>
          <w:rFonts w:cs="Arial"/>
          <w:color w:val="auto"/>
          <w:sz w:val="18"/>
          <w:szCs w:val="18"/>
        </w:rPr>
        <w:t>Compartilhar</w:t>
      </w:r>
      <w:proofErr w:type="spellEnd"/>
      <w:r w:rsidRPr="003C508E">
        <w:rPr>
          <w:rFonts w:cs="Arial"/>
          <w:color w:val="auto"/>
          <w:spacing w:val="14"/>
          <w:sz w:val="18"/>
          <w:szCs w:val="18"/>
        </w:rPr>
        <w:t xml:space="preserve"> </w:t>
      </w:r>
      <w:proofErr w:type="spellStart"/>
      <w:r w:rsidRPr="003C508E">
        <w:rPr>
          <w:rFonts w:cs="Arial"/>
          <w:color w:val="auto"/>
          <w:sz w:val="18"/>
          <w:szCs w:val="18"/>
        </w:rPr>
        <w:t>selos</w:t>
      </w:r>
      <w:proofErr w:type="spellEnd"/>
    </w:p>
    <w:p w14:paraId="4929321D" w14:textId="77777777" w:rsidR="007D6F62" w:rsidRPr="003C508E" w:rsidRDefault="007D6F62" w:rsidP="009B105F">
      <w:pPr>
        <w:pStyle w:val="Corpodetexto"/>
        <w:ind w:left="709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6DBB9996" w14:textId="77777777" w:rsidTr="00B267AD">
        <w:tc>
          <w:tcPr>
            <w:tcW w:w="1809" w:type="dxa"/>
          </w:tcPr>
          <w:p w14:paraId="66D661DA" w14:textId="77777777" w:rsidR="007A3A66" w:rsidRPr="007A3A66" w:rsidRDefault="007A3A66" w:rsidP="009B105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4974E819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24F8E33F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7B32AB65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61E634C8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5783B67F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381" w:type="dxa"/>
          </w:tcPr>
          <w:p w14:paraId="72FCF7CE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26AF5A6F" w14:textId="77777777" w:rsidR="007D6F62" w:rsidRDefault="007D6F62" w:rsidP="007D6F62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51000428" w14:textId="2F2E84F4" w:rsidR="007A3A66" w:rsidRPr="007A3A66" w:rsidRDefault="007A3A66" w:rsidP="009B105F">
      <w:pPr>
        <w:pStyle w:val="Corpodetexto"/>
        <w:spacing w:line="381" w:lineRule="auto"/>
        <w:ind w:left="709"/>
        <w:rPr>
          <w:rFonts w:cs="Arial"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Esse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requisito</w:t>
      </w:r>
      <w:r w:rsidRPr="00637D41">
        <w:rPr>
          <w:rFonts w:cs="Arial"/>
          <w:b w:val="0"/>
          <w:bCs/>
          <w:color w:val="auto"/>
          <w:spacing w:val="2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tem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como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objetivo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</w:t>
      </w:r>
      <w:r w:rsidRPr="00637D41">
        <w:rPr>
          <w:rFonts w:cs="Arial"/>
          <w:b w:val="0"/>
          <w:bCs/>
          <w:color w:val="auto"/>
          <w:spacing w:val="2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compartilhamento</w:t>
      </w:r>
      <w:r w:rsidRPr="00637D41">
        <w:rPr>
          <w:rFonts w:cs="Arial"/>
          <w:b w:val="0"/>
          <w:bCs/>
          <w:color w:val="auto"/>
          <w:spacing w:val="2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dos</w:t>
      </w:r>
      <w:r w:rsidRPr="00637D41">
        <w:rPr>
          <w:rFonts w:cs="Arial"/>
          <w:b w:val="0"/>
          <w:bCs/>
          <w:color w:val="auto"/>
          <w:spacing w:val="19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selos</w:t>
      </w:r>
      <w:r w:rsidRPr="00637D41">
        <w:rPr>
          <w:rFonts w:cs="Arial"/>
          <w:b w:val="0"/>
          <w:bCs/>
          <w:color w:val="auto"/>
          <w:spacing w:val="20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obtidos</w:t>
      </w:r>
      <w:r w:rsidRPr="00637D41">
        <w:rPr>
          <w:rFonts w:cs="Arial"/>
          <w:b w:val="0"/>
          <w:bCs/>
          <w:color w:val="auto"/>
          <w:spacing w:val="2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na</w:t>
      </w:r>
      <w:r w:rsidRPr="00637D41">
        <w:rPr>
          <w:rFonts w:cs="Arial"/>
          <w:b w:val="0"/>
          <w:bCs/>
          <w:color w:val="auto"/>
          <w:spacing w:val="2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plataforma</w:t>
      </w:r>
      <w:r w:rsidRPr="00637D41">
        <w:rPr>
          <w:rFonts w:cs="Arial"/>
          <w:b w:val="0"/>
          <w:bCs/>
          <w:color w:val="auto"/>
          <w:spacing w:val="-6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em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aplicações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externas.</w:t>
      </w:r>
    </w:p>
    <w:p w14:paraId="08AC4555" w14:textId="0AB2410F" w:rsidR="007A3A66" w:rsidRDefault="007A3A66" w:rsidP="009B105F">
      <w:pPr>
        <w:pStyle w:val="Corpodetexto"/>
        <w:ind w:left="709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73768030" w14:textId="77777777" w:rsidR="007D6F62" w:rsidRPr="007A3A66" w:rsidRDefault="007D6F62" w:rsidP="009B105F">
      <w:pPr>
        <w:pStyle w:val="Corpodetexto"/>
        <w:ind w:left="709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53EC7657" w14:textId="2420A3EE" w:rsidR="007A3A66" w:rsidRDefault="007A3A66" w:rsidP="009B105F">
      <w:pPr>
        <w:pStyle w:val="Corpodetexto"/>
        <w:ind w:left="709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>[RF012]</w:t>
      </w:r>
      <w:r w:rsidRPr="003C508E">
        <w:rPr>
          <w:rFonts w:cs="Arial"/>
          <w:color w:val="auto"/>
          <w:spacing w:val="8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–</w:t>
      </w:r>
      <w:r w:rsidRPr="003C508E">
        <w:rPr>
          <w:rFonts w:cs="Arial"/>
          <w:color w:val="auto"/>
          <w:spacing w:val="9"/>
          <w:sz w:val="18"/>
          <w:szCs w:val="18"/>
        </w:rPr>
        <w:t xml:space="preserve"> </w:t>
      </w:r>
      <w:proofErr w:type="spellStart"/>
      <w:r w:rsidRPr="003C508E">
        <w:rPr>
          <w:rFonts w:cs="Arial"/>
          <w:color w:val="auto"/>
          <w:sz w:val="18"/>
          <w:szCs w:val="18"/>
        </w:rPr>
        <w:t>Submissão</w:t>
      </w:r>
      <w:proofErr w:type="spellEnd"/>
      <w:r w:rsidRPr="003C508E">
        <w:rPr>
          <w:rFonts w:cs="Arial"/>
          <w:color w:val="auto"/>
          <w:spacing w:val="11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ticket</w:t>
      </w:r>
      <w:r w:rsidRPr="003C508E">
        <w:rPr>
          <w:rFonts w:cs="Arial"/>
          <w:color w:val="auto"/>
          <w:spacing w:val="9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de</w:t>
      </w:r>
      <w:r w:rsidRPr="003C508E">
        <w:rPr>
          <w:rFonts w:cs="Arial"/>
          <w:color w:val="auto"/>
          <w:spacing w:val="11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report</w:t>
      </w:r>
    </w:p>
    <w:p w14:paraId="133DA9EB" w14:textId="77777777" w:rsidR="007D6F62" w:rsidRPr="003C508E" w:rsidRDefault="007D6F62" w:rsidP="009B105F">
      <w:pPr>
        <w:pStyle w:val="Corpodetexto"/>
        <w:ind w:left="709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4337F260" w14:textId="77777777" w:rsidTr="00DC05A5">
        <w:trPr>
          <w:trHeight w:val="544"/>
        </w:trPr>
        <w:tc>
          <w:tcPr>
            <w:tcW w:w="1809" w:type="dxa"/>
          </w:tcPr>
          <w:p w14:paraId="3184C4BE" w14:textId="77777777" w:rsidR="007A3A66" w:rsidRPr="007A3A66" w:rsidRDefault="007A3A66" w:rsidP="009B105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4D7C7E65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3C09CC92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5EF9DBBF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32701F01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1262436E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5EC1932C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545A1C39" w14:textId="209F905E" w:rsidR="007A3A66" w:rsidRPr="007A3A66" w:rsidRDefault="007A3A66" w:rsidP="009B105F">
      <w:pPr>
        <w:pStyle w:val="Corpodetexto"/>
        <w:spacing w:line="381" w:lineRule="auto"/>
        <w:ind w:left="709" w:right="124"/>
        <w:rPr>
          <w:rFonts w:cs="Arial"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lastRenderedPageBreak/>
        <w:t xml:space="preserve">Descrição: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 xml:space="preserve">Esse requisito tem como objetivo a submissão de um ticket de </w:t>
      </w:r>
      <w:proofErr w:type="spellStart"/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report</w:t>
      </w:r>
      <w:proofErr w:type="spellEnd"/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 xml:space="preserve"> alertando alguma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atitude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que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viola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os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termos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de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utilização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da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plataforma.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Nesse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ticket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devem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ser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incluídos: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título,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descrição</w:t>
      </w:r>
      <w:r w:rsidRPr="00637D41">
        <w:rPr>
          <w:rFonts w:cs="Arial"/>
          <w:b w:val="0"/>
          <w:bCs/>
          <w:color w:val="auto"/>
          <w:spacing w:val="4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do</w:t>
      </w:r>
      <w:r w:rsidRPr="00637D41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ocorrido,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usuário</w:t>
      </w:r>
      <w:r w:rsidRPr="00637D41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637D41">
        <w:rPr>
          <w:rFonts w:cs="Arial"/>
          <w:b w:val="0"/>
          <w:bCs/>
          <w:color w:val="auto"/>
          <w:sz w:val="18"/>
          <w:szCs w:val="18"/>
          <w:lang w:val="pt-BR"/>
        </w:rPr>
        <w:t>reportado</w:t>
      </w:r>
      <w:r w:rsidR="00637D41" w:rsidRPr="00637D41">
        <w:rPr>
          <w:rFonts w:cs="Arial"/>
          <w:b w:val="0"/>
          <w:bCs/>
          <w:color w:val="auto"/>
          <w:sz w:val="18"/>
          <w:szCs w:val="18"/>
          <w:lang w:val="pt-BR"/>
        </w:rPr>
        <w:t>.</w:t>
      </w:r>
    </w:p>
    <w:p w14:paraId="1FF99E43" w14:textId="18BBF0F7" w:rsidR="007A3A66" w:rsidRDefault="007A3A66" w:rsidP="009B105F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7D17F331" w14:textId="77777777" w:rsidR="007D6F62" w:rsidRPr="007A3A66" w:rsidRDefault="007D6F62" w:rsidP="009B105F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463924DD" w14:textId="1AD9993C" w:rsidR="007A3A66" w:rsidRDefault="007A3A66" w:rsidP="009B105F">
      <w:pPr>
        <w:pStyle w:val="Corpodetexto"/>
        <w:ind w:left="709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>[RF013]</w:t>
      </w:r>
      <w:r w:rsidRPr="003C508E">
        <w:rPr>
          <w:rFonts w:cs="Arial"/>
          <w:color w:val="auto"/>
          <w:spacing w:val="8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–</w:t>
      </w:r>
      <w:r w:rsidRPr="003C508E">
        <w:rPr>
          <w:rFonts w:cs="Arial"/>
          <w:color w:val="auto"/>
          <w:spacing w:val="9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Responder</w:t>
      </w:r>
      <w:r w:rsidRPr="003C508E">
        <w:rPr>
          <w:rFonts w:cs="Arial"/>
          <w:color w:val="auto"/>
          <w:spacing w:val="8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ticker</w:t>
      </w:r>
      <w:r w:rsidRPr="003C508E">
        <w:rPr>
          <w:rFonts w:cs="Arial"/>
          <w:color w:val="auto"/>
          <w:spacing w:val="11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de</w:t>
      </w:r>
      <w:r w:rsidRPr="003C508E">
        <w:rPr>
          <w:rFonts w:cs="Arial"/>
          <w:color w:val="auto"/>
          <w:spacing w:val="11"/>
          <w:sz w:val="18"/>
          <w:szCs w:val="18"/>
        </w:rPr>
        <w:t xml:space="preserve"> </w:t>
      </w:r>
      <w:r w:rsidRPr="003C508E">
        <w:rPr>
          <w:rFonts w:cs="Arial"/>
          <w:color w:val="auto"/>
          <w:sz w:val="18"/>
          <w:szCs w:val="18"/>
        </w:rPr>
        <w:t>report</w:t>
      </w:r>
    </w:p>
    <w:p w14:paraId="28D86525" w14:textId="77777777" w:rsidR="007D6F62" w:rsidRPr="003C508E" w:rsidRDefault="007D6F62" w:rsidP="009B105F">
      <w:pPr>
        <w:pStyle w:val="Corpodetexto"/>
        <w:ind w:left="709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7331E2C5" w14:textId="77777777" w:rsidTr="00B267AD">
        <w:tc>
          <w:tcPr>
            <w:tcW w:w="1809" w:type="dxa"/>
          </w:tcPr>
          <w:p w14:paraId="194818CA" w14:textId="77777777" w:rsidR="007A3A66" w:rsidRPr="007A3A66" w:rsidRDefault="007A3A66" w:rsidP="009B105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7DEBC370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58B59985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49CF6AA4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353B01ED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33C5AD9A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41A1B1E1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5911D2C9" w14:textId="77777777" w:rsidR="007D6F62" w:rsidRDefault="007D6F62" w:rsidP="007D6F62">
      <w:pPr>
        <w:pStyle w:val="Corpodetexto"/>
        <w:ind w:left="709" w:right="125"/>
        <w:rPr>
          <w:rFonts w:cs="Arial"/>
          <w:color w:val="auto"/>
          <w:sz w:val="18"/>
          <w:szCs w:val="18"/>
          <w:lang w:val="pt-BR"/>
        </w:rPr>
      </w:pPr>
    </w:p>
    <w:p w14:paraId="5BD59E32" w14:textId="17081349" w:rsidR="007A3A66" w:rsidRPr="007A3A66" w:rsidRDefault="007A3A66" w:rsidP="009B105F">
      <w:pPr>
        <w:pStyle w:val="Corpodetexto"/>
        <w:spacing w:line="381" w:lineRule="auto"/>
        <w:ind w:left="709" w:right="125"/>
        <w:rPr>
          <w:rFonts w:cs="Arial"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Esse requisito tem como objetivo a resposta a um ticket de </w:t>
      </w:r>
      <w:proofErr w:type="spellStart"/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report</w:t>
      </w:r>
      <w:proofErr w:type="spellEnd"/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 submetido. </w:t>
      </w:r>
      <w:r w:rsidR="00593DD0">
        <w:rPr>
          <w:rFonts w:cs="Arial"/>
          <w:b w:val="0"/>
          <w:bCs/>
          <w:color w:val="auto"/>
          <w:sz w:val="18"/>
          <w:szCs w:val="18"/>
          <w:lang w:val="pt-BR"/>
        </w:rPr>
        <w:t>A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informações contidas no ticket são exibidas, além das ações que o usuário </w:t>
      </w:r>
      <w:r w:rsidR="00593DD0">
        <w:rPr>
          <w:rFonts w:cs="Arial"/>
          <w:b w:val="0"/>
          <w:bCs/>
          <w:color w:val="auto"/>
          <w:sz w:val="18"/>
          <w:szCs w:val="18"/>
          <w:lang w:val="pt-BR"/>
        </w:rPr>
        <w:t xml:space="preserve">administrador pode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realizar, a saber: banir usuário por tempo determinado ou não</w:t>
      </w:r>
      <w:r w:rsidR="00637D41">
        <w:rPr>
          <w:rFonts w:cs="Arial"/>
          <w:b w:val="0"/>
          <w:bCs/>
          <w:color w:val="auto"/>
          <w:sz w:val="18"/>
          <w:szCs w:val="18"/>
          <w:lang w:val="pt-BR"/>
        </w:rPr>
        <w:t>, ou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 emitir advertência</w:t>
      </w:r>
      <w:r w:rsidR="003C508E">
        <w:rPr>
          <w:rFonts w:cs="Arial"/>
          <w:b w:val="0"/>
          <w:bCs/>
          <w:color w:val="auto"/>
          <w:sz w:val="18"/>
          <w:szCs w:val="18"/>
          <w:lang w:val="pt-BR"/>
        </w:rPr>
        <w:t>.</w:t>
      </w:r>
    </w:p>
    <w:p w14:paraId="2D22BD1B" w14:textId="0F581944" w:rsidR="007A3A66" w:rsidRDefault="007A3A66" w:rsidP="009B105F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41CE04B8" w14:textId="47D5884D" w:rsidR="007D6F62" w:rsidRDefault="007D6F62" w:rsidP="009B105F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65DAD6C0" w14:textId="77777777" w:rsidR="00981E00" w:rsidRPr="007A3A66" w:rsidRDefault="00981E00" w:rsidP="009B105F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28BD7F97" w14:textId="1797D778" w:rsidR="007A3A66" w:rsidRDefault="007A3A66" w:rsidP="009B105F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  <w:r w:rsidRPr="003C508E">
        <w:rPr>
          <w:rFonts w:cs="Arial"/>
          <w:color w:val="auto"/>
          <w:sz w:val="18"/>
          <w:szCs w:val="18"/>
          <w:lang w:val="pt-BR"/>
        </w:rPr>
        <w:t>[RF014]</w:t>
      </w:r>
      <w:r w:rsidRPr="003C508E">
        <w:rPr>
          <w:rFonts w:cs="Arial"/>
          <w:color w:val="auto"/>
          <w:spacing w:val="4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–</w:t>
      </w:r>
      <w:r w:rsidRPr="003C508E">
        <w:rPr>
          <w:rFonts w:cs="Arial"/>
          <w:color w:val="auto"/>
          <w:spacing w:val="4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Manter</w:t>
      </w:r>
      <w:r w:rsidRPr="003C508E">
        <w:rPr>
          <w:rFonts w:cs="Arial"/>
          <w:color w:val="auto"/>
          <w:spacing w:val="5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os</w:t>
      </w:r>
      <w:r w:rsidRPr="003C508E">
        <w:rPr>
          <w:rFonts w:cs="Arial"/>
          <w:color w:val="auto"/>
          <w:spacing w:val="5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questionários</w:t>
      </w:r>
      <w:r w:rsidRPr="003C508E">
        <w:rPr>
          <w:rFonts w:cs="Arial"/>
          <w:color w:val="auto"/>
          <w:spacing w:val="5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de</w:t>
      </w:r>
      <w:r w:rsidRPr="003C508E">
        <w:rPr>
          <w:rFonts w:cs="Arial"/>
          <w:color w:val="auto"/>
          <w:spacing w:val="6"/>
          <w:sz w:val="18"/>
          <w:szCs w:val="18"/>
          <w:lang w:val="pt-BR"/>
        </w:rPr>
        <w:t xml:space="preserve"> </w:t>
      </w:r>
      <w:proofErr w:type="spellStart"/>
      <w:r w:rsidRPr="003C508E">
        <w:rPr>
          <w:rFonts w:cs="Arial"/>
          <w:color w:val="auto"/>
          <w:sz w:val="18"/>
          <w:szCs w:val="18"/>
          <w:lang w:val="pt-BR"/>
        </w:rPr>
        <w:t>pré</w:t>
      </w:r>
      <w:proofErr w:type="spellEnd"/>
      <w:r w:rsidRPr="003C508E">
        <w:rPr>
          <w:rFonts w:cs="Arial"/>
          <w:color w:val="auto"/>
          <w:spacing w:val="4"/>
          <w:sz w:val="18"/>
          <w:szCs w:val="18"/>
          <w:lang w:val="pt-BR"/>
        </w:rPr>
        <w:t xml:space="preserve"> </w:t>
      </w:r>
      <w:r w:rsidRPr="003C508E">
        <w:rPr>
          <w:rFonts w:cs="Arial"/>
          <w:color w:val="auto"/>
          <w:sz w:val="18"/>
          <w:szCs w:val="18"/>
          <w:lang w:val="pt-BR"/>
        </w:rPr>
        <w:t>atendimento</w:t>
      </w:r>
    </w:p>
    <w:p w14:paraId="3731DB27" w14:textId="77777777" w:rsidR="007D6F62" w:rsidRPr="003C508E" w:rsidRDefault="007D6F62" w:rsidP="009B105F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14FBBDF1" w14:textId="77777777" w:rsidTr="00B267AD">
        <w:tc>
          <w:tcPr>
            <w:tcW w:w="1809" w:type="dxa"/>
          </w:tcPr>
          <w:p w14:paraId="08D481FA" w14:textId="77777777" w:rsidR="007A3A66" w:rsidRPr="007A3A66" w:rsidRDefault="007A3A66" w:rsidP="009B105F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5B8AF72F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7D39BC15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2AF1750E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0C2464A5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6B35B726" w14:textId="77777777" w:rsidR="007A3A66" w:rsidRPr="007A3A66" w:rsidRDefault="007A3A66" w:rsidP="009B105F">
            <w:pPr>
              <w:spacing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06C02944" w14:textId="77777777" w:rsidR="007A3A66" w:rsidRPr="007A3A66" w:rsidRDefault="007A3A66" w:rsidP="009B105F">
            <w:pPr>
              <w:spacing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423FCE14" w14:textId="77777777" w:rsidR="007D6F62" w:rsidRDefault="007D6F62" w:rsidP="007D6F62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18B28EC9" w14:textId="176D695B" w:rsidR="007A3A66" w:rsidRDefault="007A3A66" w:rsidP="009B105F">
      <w:pPr>
        <w:pStyle w:val="Corpodetexto"/>
        <w:spacing w:line="381" w:lineRule="auto"/>
        <w:ind w:left="709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</w:t>
      </w:r>
      <w:r w:rsidRPr="003C508E">
        <w:rPr>
          <w:rFonts w:cs="Arial"/>
          <w:b w:val="0"/>
          <w:bCs/>
          <w:color w:val="auto"/>
          <w:spacing w:val="26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requisito</w:t>
      </w:r>
      <w:r w:rsidRPr="003C508E">
        <w:rPr>
          <w:rFonts w:cs="Arial"/>
          <w:b w:val="0"/>
          <w:bCs/>
          <w:color w:val="auto"/>
          <w:spacing w:val="28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tem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como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objetivo</w:t>
      </w:r>
      <w:r w:rsidRPr="003C508E">
        <w:rPr>
          <w:rFonts w:cs="Arial"/>
          <w:b w:val="0"/>
          <w:bCs/>
          <w:color w:val="auto"/>
          <w:spacing w:val="26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</w:t>
      </w:r>
      <w:r w:rsidRPr="003C508E">
        <w:rPr>
          <w:rFonts w:cs="Arial"/>
          <w:b w:val="0"/>
          <w:bCs/>
          <w:color w:val="auto"/>
          <w:spacing w:val="29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manutenção,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por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meio</w:t>
      </w:r>
      <w:r w:rsidRPr="003C508E">
        <w:rPr>
          <w:rFonts w:cs="Arial"/>
          <w:b w:val="0"/>
          <w:bCs/>
          <w:color w:val="auto"/>
          <w:spacing w:val="26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de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atualização,</w:t>
      </w:r>
      <w:r w:rsidRPr="003C508E">
        <w:rPr>
          <w:rFonts w:cs="Arial"/>
          <w:b w:val="0"/>
          <w:bCs/>
          <w:color w:val="auto"/>
          <w:spacing w:val="2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exclusão</w:t>
      </w:r>
      <w:r w:rsidRPr="003C508E">
        <w:rPr>
          <w:rFonts w:cs="Arial"/>
          <w:b w:val="0"/>
          <w:bCs/>
          <w:color w:val="auto"/>
          <w:spacing w:val="27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 inserção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 xml:space="preserve">de campos/opções de campos do questionário de </w:t>
      </w:r>
      <w:proofErr w:type="spellStart"/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pré</w:t>
      </w:r>
      <w:proofErr w:type="spellEnd"/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-atendimento.</w:t>
      </w:r>
    </w:p>
    <w:p w14:paraId="5B6F8739" w14:textId="60A37444" w:rsidR="00981E00" w:rsidRDefault="00981E00" w:rsidP="00981E00">
      <w:pPr>
        <w:pStyle w:val="Corpodetexto"/>
        <w:ind w:left="709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79B03761" w14:textId="77777777" w:rsidR="00981E00" w:rsidRPr="003C508E" w:rsidRDefault="00981E00" w:rsidP="00981E00">
      <w:pPr>
        <w:pStyle w:val="Corpodetexto"/>
        <w:ind w:left="709"/>
        <w:rPr>
          <w:rFonts w:cs="Arial"/>
          <w:b w:val="0"/>
          <w:bCs/>
          <w:color w:val="auto"/>
          <w:sz w:val="18"/>
          <w:szCs w:val="18"/>
          <w:lang w:val="pt-BR"/>
        </w:rPr>
      </w:pPr>
    </w:p>
    <w:p w14:paraId="7E771B15" w14:textId="3769938C" w:rsidR="007A3A66" w:rsidRDefault="007A3A66" w:rsidP="00981E00">
      <w:pPr>
        <w:pStyle w:val="Corpodetexto"/>
        <w:ind w:left="709"/>
        <w:rPr>
          <w:rFonts w:cs="Arial"/>
          <w:color w:val="auto"/>
          <w:w w:val="105"/>
          <w:sz w:val="18"/>
          <w:szCs w:val="18"/>
        </w:rPr>
      </w:pPr>
      <w:r w:rsidRPr="003C508E">
        <w:rPr>
          <w:rFonts w:cs="Arial"/>
          <w:color w:val="auto"/>
          <w:spacing w:val="-1"/>
          <w:w w:val="105"/>
          <w:sz w:val="18"/>
          <w:szCs w:val="18"/>
        </w:rPr>
        <w:t>[RF015]</w:t>
      </w:r>
      <w:r w:rsidRPr="003C508E">
        <w:rPr>
          <w:rFonts w:cs="Arial"/>
          <w:color w:val="auto"/>
          <w:spacing w:val="-15"/>
          <w:w w:val="105"/>
          <w:sz w:val="18"/>
          <w:szCs w:val="18"/>
        </w:rPr>
        <w:t xml:space="preserve"> </w:t>
      </w:r>
      <w:r w:rsidRPr="003C508E">
        <w:rPr>
          <w:rFonts w:cs="Arial"/>
          <w:color w:val="auto"/>
          <w:spacing w:val="-1"/>
          <w:w w:val="105"/>
          <w:sz w:val="18"/>
          <w:szCs w:val="18"/>
        </w:rPr>
        <w:t>–</w:t>
      </w:r>
      <w:r w:rsidRPr="003C508E">
        <w:rPr>
          <w:rFonts w:cs="Arial"/>
          <w:color w:val="auto"/>
          <w:spacing w:val="-14"/>
          <w:w w:val="105"/>
          <w:sz w:val="18"/>
          <w:szCs w:val="18"/>
        </w:rPr>
        <w:t xml:space="preserve"> </w:t>
      </w:r>
      <w:proofErr w:type="spellStart"/>
      <w:r w:rsidRPr="003C508E">
        <w:rPr>
          <w:rFonts w:cs="Arial"/>
          <w:color w:val="auto"/>
          <w:spacing w:val="-1"/>
          <w:w w:val="105"/>
          <w:sz w:val="18"/>
          <w:szCs w:val="18"/>
        </w:rPr>
        <w:t>Atender</w:t>
      </w:r>
      <w:proofErr w:type="spellEnd"/>
      <w:r w:rsidRPr="003C508E">
        <w:rPr>
          <w:rFonts w:cs="Arial"/>
          <w:color w:val="auto"/>
          <w:spacing w:val="-14"/>
          <w:w w:val="105"/>
          <w:sz w:val="18"/>
          <w:szCs w:val="18"/>
        </w:rPr>
        <w:t xml:space="preserve"> </w:t>
      </w:r>
      <w:proofErr w:type="spellStart"/>
      <w:r w:rsidRPr="003C508E">
        <w:rPr>
          <w:rFonts w:cs="Arial"/>
          <w:color w:val="auto"/>
          <w:w w:val="105"/>
          <w:sz w:val="18"/>
          <w:szCs w:val="18"/>
        </w:rPr>
        <w:t>aluno</w:t>
      </w:r>
      <w:proofErr w:type="spellEnd"/>
    </w:p>
    <w:p w14:paraId="684E3FF8" w14:textId="77777777" w:rsidR="00981E00" w:rsidRPr="003C508E" w:rsidRDefault="00981E00" w:rsidP="00981E00">
      <w:pPr>
        <w:pStyle w:val="Corpodetexto"/>
        <w:ind w:left="709"/>
        <w:rPr>
          <w:rFonts w:cs="Arial"/>
          <w:color w:val="auto"/>
          <w:w w:val="105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42780B90" w14:textId="77777777" w:rsidTr="00B267AD">
        <w:tc>
          <w:tcPr>
            <w:tcW w:w="1809" w:type="dxa"/>
          </w:tcPr>
          <w:p w14:paraId="3A56DDE7" w14:textId="77777777" w:rsidR="007A3A66" w:rsidRPr="007A3A66" w:rsidRDefault="007A3A66" w:rsidP="009B105F">
            <w:pPr>
              <w:spacing w:after="240"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318BC8B3" w14:textId="77777777" w:rsidR="007A3A66" w:rsidRPr="007A3A66" w:rsidRDefault="007A3A66" w:rsidP="009B105F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5A9F5670" w14:textId="77777777" w:rsidR="007A3A66" w:rsidRPr="007A3A66" w:rsidRDefault="007A3A66" w:rsidP="009B105F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2DC3F79B" w14:textId="77777777" w:rsidR="007A3A66" w:rsidRPr="007A3A66" w:rsidRDefault="007A3A66" w:rsidP="009B105F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51FEC4E2" w14:textId="77777777" w:rsidR="007A3A66" w:rsidRPr="007A3A66" w:rsidRDefault="007A3A66" w:rsidP="009B105F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35D3E832" w14:textId="77777777" w:rsidR="007A3A66" w:rsidRPr="007A3A66" w:rsidRDefault="007A3A66" w:rsidP="009B105F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1D7F94B1" w14:textId="77777777" w:rsidR="007A3A66" w:rsidRPr="007A3A66" w:rsidRDefault="007A3A66" w:rsidP="009B105F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1260752C" w14:textId="77777777" w:rsidR="007A3A66" w:rsidRPr="003C508E" w:rsidRDefault="007A3A66" w:rsidP="00981E00">
      <w:pPr>
        <w:pStyle w:val="Corpodetexto"/>
        <w:spacing w:line="381" w:lineRule="auto"/>
        <w:ind w:left="709" w:right="130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 requisito funcional tem como objetivo deixar o professor permitir a realização da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conexão entre ele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 o próximo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aluno</w:t>
      </w:r>
      <w:r w:rsidRPr="003C508E">
        <w:rPr>
          <w:rFonts w:cs="Arial"/>
          <w:b w:val="0"/>
          <w:bCs/>
          <w:color w:val="auto"/>
          <w:spacing w:val="3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que o aguarda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na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fila de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atendimento.</w:t>
      </w:r>
    </w:p>
    <w:p w14:paraId="197BD501" w14:textId="1CF8EC54" w:rsidR="007A3A66" w:rsidRDefault="007A3A66" w:rsidP="00981E00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148F2730" w14:textId="77777777" w:rsidR="00981E00" w:rsidRPr="007A3A66" w:rsidRDefault="00981E00" w:rsidP="00981E00">
      <w:pPr>
        <w:pStyle w:val="Corpodetexto"/>
        <w:ind w:left="709"/>
        <w:rPr>
          <w:rFonts w:cs="Arial"/>
          <w:color w:val="auto"/>
          <w:sz w:val="18"/>
          <w:szCs w:val="18"/>
          <w:lang w:val="pt-BR"/>
        </w:rPr>
      </w:pPr>
    </w:p>
    <w:p w14:paraId="3EA74DCC" w14:textId="52DF19A7" w:rsidR="007A3A66" w:rsidRDefault="007A3A66" w:rsidP="00981E00">
      <w:pPr>
        <w:pStyle w:val="Corpodetexto"/>
        <w:spacing w:line="381" w:lineRule="auto"/>
        <w:ind w:left="709" w:right="121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 xml:space="preserve">[RF016] – </w:t>
      </w:r>
      <w:proofErr w:type="spellStart"/>
      <w:r w:rsidRPr="003C508E">
        <w:rPr>
          <w:rFonts w:cs="Arial"/>
          <w:color w:val="auto"/>
          <w:sz w:val="18"/>
          <w:szCs w:val="18"/>
        </w:rPr>
        <w:t>Gerar</w:t>
      </w:r>
      <w:proofErr w:type="spellEnd"/>
      <w:r w:rsidRPr="003C508E">
        <w:rPr>
          <w:rFonts w:cs="Arial"/>
          <w:color w:val="auto"/>
          <w:sz w:val="18"/>
          <w:szCs w:val="18"/>
        </w:rPr>
        <w:t xml:space="preserve"> </w:t>
      </w:r>
      <w:proofErr w:type="spellStart"/>
      <w:r w:rsidRPr="003C508E">
        <w:rPr>
          <w:rFonts w:cs="Arial"/>
          <w:color w:val="auto"/>
          <w:sz w:val="18"/>
          <w:szCs w:val="18"/>
        </w:rPr>
        <w:t>relatórios</w:t>
      </w:r>
      <w:proofErr w:type="spellEnd"/>
    </w:p>
    <w:p w14:paraId="53E804DE" w14:textId="77777777" w:rsidR="00981E00" w:rsidRPr="003C508E" w:rsidRDefault="00981E00" w:rsidP="00981E00">
      <w:pPr>
        <w:pStyle w:val="Corpodetexto"/>
        <w:ind w:left="709" w:right="121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006A487E" w14:textId="77777777" w:rsidTr="00B267AD">
        <w:tc>
          <w:tcPr>
            <w:tcW w:w="1809" w:type="dxa"/>
          </w:tcPr>
          <w:p w14:paraId="33605B0F" w14:textId="77777777" w:rsidR="007A3A66" w:rsidRPr="007A3A66" w:rsidRDefault="007A3A66" w:rsidP="009B105F">
            <w:pPr>
              <w:spacing w:after="240"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12922106" w14:textId="77777777" w:rsidR="007A3A66" w:rsidRPr="007A3A66" w:rsidRDefault="007A3A66" w:rsidP="009B105F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0B099D1A" w14:textId="77777777" w:rsidR="007A3A66" w:rsidRPr="007A3A66" w:rsidRDefault="007A3A66" w:rsidP="009B105F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0ADCB196" w14:textId="77777777" w:rsidR="007A3A66" w:rsidRPr="007A3A66" w:rsidRDefault="007A3A66" w:rsidP="009B105F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4F957160" w14:textId="77777777" w:rsidR="007A3A66" w:rsidRPr="007A3A66" w:rsidRDefault="007A3A66" w:rsidP="009B105F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332B5E52" w14:textId="77777777" w:rsidR="007A3A66" w:rsidRPr="007A3A66" w:rsidRDefault="007A3A66" w:rsidP="009B105F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21CE3F97" w14:textId="77777777" w:rsidR="007A3A66" w:rsidRPr="007A3A66" w:rsidRDefault="007A3A66" w:rsidP="009B105F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086BCBF0" w14:textId="77777777" w:rsidR="007A3A66" w:rsidRPr="003C508E" w:rsidRDefault="007A3A66" w:rsidP="00981E00">
      <w:pPr>
        <w:pStyle w:val="Corpodetexto"/>
        <w:spacing w:line="381" w:lineRule="auto"/>
        <w:ind w:left="709" w:right="121"/>
        <w:rPr>
          <w:rFonts w:cs="Arial"/>
          <w:b w:val="0"/>
          <w:bCs/>
          <w:color w:val="auto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Esse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requisito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funcional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tem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como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objetivo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realizar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emissão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relatórios gerenciais. Esses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relatórios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podem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ser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gerados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pelos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administradores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do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sistema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e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devem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contar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informações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a</w:t>
      </w:r>
      <w:r w:rsidRPr="003C508E">
        <w:rPr>
          <w:rFonts w:cs="Arial"/>
          <w:b w:val="0"/>
          <w:bCs/>
          <w:color w:val="auto"/>
          <w:spacing w:val="1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respeito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dos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usuários</w:t>
      </w:r>
      <w:r w:rsidRPr="003C508E">
        <w:rPr>
          <w:rFonts w:cs="Arial"/>
          <w:b w:val="0"/>
          <w:bCs/>
          <w:color w:val="auto"/>
          <w:spacing w:val="2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do</w:t>
      </w:r>
      <w:r w:rsidRPr="003C508E">
        <w:rPr>
          <w:rFonts w:cs="Arial"/>
          <w:b w:val="0"/>
          <w:bCs/>
          <w:color w:val="auto"/>
          <w:spacing w:val="3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sz w:val="18"/>
          <w:szCs w:val="18"/>
          <w:lang w:val="pt-BR"/>
        </w:rPr>
        <w:t>sistema.</w:t>
      </w:r>
    </w:p>
    <w:p w14:paraId="2A7B7894" w14:textId="77777777" w:rsidR="007A3A66" w:rsidRPr="003C508E" w:rsidRDefault="007A3A66" w:rsidP="00981E00">
      <w:pPr>
        <w:pStyle w:val="Corpodetexto"/>
        <w:ind w:left="709"/>
        <w:rPr>
          <w:rFonts w:cs="Arial"/>
          <w:b w:val="0"/>
          <w:bCs/>
          <w:color w:val="auto"/>
          <w:w w:val="105"/>
          <w:sz w:val="18"/>
          <w:szCs w:val="18"/>
          <w:lang w:val="pt-BR"/>
        </w:rPr>
      </w:pP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Observação:</w:t>
      </w:r>
      <w:r w:rsidRPr="003C508E">
        <w:rPr>
          <w:rFonts w:cs="Arial"/>
          <w:b w:val="0"/>
          <w:bCs/>
          <w:color w:val="auto"/>
          <w:spacing w:val="15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É</w:t>
      </w:r>
      <w:r w:rsidRPr="003C508E">
        <w:rPr>
          <w:rFonts w:cs="Arial"/>
          <w:b w:val="0"/>
          <w:bCs/>
          <w:color w:val="auto"/>
          <w:spacing w:val="14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necessário</w:t>
      </w:r>
      <w:r w:rsidRPr="003C508E">
        <w:rPr>
          <w:rFonts w:cs="Arial"/>
          <w:b w:val="0"/>
          <w:bCs/>
          <w:color w:val="auto"/>
          <w:spacing w:val="15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especificar</w:t>
      </w:r>
      <w:r w:rsidRPr="003C508E">
        <w:rPr>
          <w:rFonts w:cs="Arial"/>
          <w:b w:val="0"/>
          <w:bCs/>
          <w:color w:val="auto"/>
          <w:spacing w:val="14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melhor</w:t>
      </w:r>
      <w:r w:rsidRPr="003C508E">
        <w:rPr>
          <w:rFonts w:cs="Arial"/>
          <w:b w:val="0"/>
          <w:bCs/>
          <w:color w:val="auto"/>
          <w:spacing w:val="17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o</w:t>
      </w:r>
      <w:r w:rsidRPr="003C508E">
        <w:rPr>
          <w:rFonts w:cs="Arial"/>
          <w:b w:val="0"/>
          <w:bCs/>
          <w:color w:val="auto"/>
          <w:spacing w:val="13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que</w:t>
      </w:r>
      <w:r w:rsidRPr="003C508E">
        <w:rPr>
          <w:rFonts w:cs="Arial"/>
          <w:b w:val="0"/>
          <w:bCs/>
          <w:color w:val="auto"/>
          <w:spacing w:val="14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é</w:t>
      </w:r>
      <w:r w:rsidRPr="003C508E">
        <w:rPr>
          <w:rFonts w:cs="Arial"/>
          <w:b w:val="0"/>
          <w:bCs/>
          <w:color w:val="auto"/>
          <w:spacing w:val="14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esse</w:t>
      </w:r>
      <w:r w:rsidRPr="003C508E">
        <w:rPr>
          <w:rFonts w:cs="Arial"/>
          <w:b w:val="0"/>
          <w:bCs/>
          <w:color w:val="auto"/>
          <w:spacing w:val="16"/>
          <w:w w:val="105"/>
          <w:sz w:val="18"/>
          <w:szCs w:val="18"/>
          <w:lang w:val="pt-BR"/>
        </w:rPr>
        <w:t xml:space="preserve"> </w:t>
      </w:r>
      <w:r w:rsidRPr="003C508E">
        <w:rPr>
          <w:rFonts w:cs="Arial"/>
          <w:b w:val="0"/>
          <w:bCs/>
          <w:color w:val="auto"/>
          <w:w w:val="105"/>
          <w:sz w:val="18"/>
          <w:szCs w:val="18"/>
          <w:lang w:val="pt-BR"/>
        </w:rPr>
        <w:t>relatório.</w:t>
      </w:r>
    </w:p>
    <w:p w14:paraId="6487828C" w14:textId="77777777" w:rsidR="00981E00" w:rsidRPr="007A3A66" w:rsidRDefault="00981E00" w:rsidP="00981E00">
      <w:pPr>
        <w:pStyle w:val="Corpodetexto"/>
        <w:spacing w:line="360" w:lineRule="auto"/>
        <w:ind w:left="709"/>
        <w:rPr>
          <w:rFonts w:cs="Arial"/>
          <w:color w:val="auto"/>
          <w:w w:val="105"/>
          <w:sz w:val="18"/>
          <w:szCs w:val="18"/>
          <w:lang w:val="pt-BR"/>
        </w:rPr>
      </w:pPr>
    </w:p>
    <w:p w14:paraId="300891BE" w14:textId="77777777" w:rsidR="007A3A66" w:rsidRPr="007A3A66" w:rsidRDefault="007A3A66" w:rsidP="00981E00">
      <w:pPr>
        <w:pStyle w:val="Corpodetexto"/>
        <w:ind w:left="709"/>
        <w:rPr>
          <w:rFonts w:cs="Arial"/>
          <w:color w:val="auto"/>
          <w:w w:val="105"/>
          <w:sz w:val="18"/>
          <w:szCs w:val="18"/>
          <w:lang w:val="pt-BR"/>
        </w:rPr>
      </w:pPr>
    </w:p>
    <w:p w14:paraId="53CBF273" w14:textId="0ACD9CF2" w:rsidR="007A3A66" w:rsidRDefault="007A3A66" w:rsidP="00981E00">
      <w:pPr>
        <w:pStyle w:val="Corpodetexto"/>
        <w:spacing w:line="381" w:lineRule="auto"/>
        <w:ind w:left="709" w:right="121"/>
        <w:rPr>
          <w:rFonts w:cs="Arial"/>
          <w:color w:val="auto"/>
          <w:sz w:val="18"/>
          <w:szCs w:val="18"/>
        </w:rPr>
      </w:pPr>
      <w:r w:rsidRPr="003C508E">
        <w:rPr>
          <w:rFonts w:cs="Arial"/>
          <w:color w:val="auto"/>
          <w:sz w:val="18"/>
          <w:szCs w:val="18"/>
        </w:rPr>
        <w:t xml:space="preserve">[RF017] – Interface do </w:t>
      </w:r>
      <w:proofErr w:type="spellStart"/>
      <w:r w:rsidRPr="003C508E">
        <w:rPr>
          <w:rFonts w:cs="Arial"/>
          <w:color w:val="auto"/>
          <w:sz w:val="18"/>
          <w:szCs w:val="18"/>
        </w:rPr>
        <w:t>Administrador</w:t>
      </w:r>
      <w:proofErr w:type="spellEnd"/>
    </w:p>
    <w:p w14:paraId="0D0AB5C0" w14:textId="77777777" w:rsidR="00981E00" w:rsidRPr="003C508E" w:rsidRDefault="00981E00" w:rsidP="00981E00">
      <w:pPr>
        <w:pStyle w:val="Corpodetexto"/>
        <w:ind w:left="709" w:right="121"/>
        <w:rPr>
          <w:rFonts w:cs="Arial"/>
          <w:color w:val="auto"/>
          <w:sz w:val="18"/>
          <w:szCs w:val="18"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A3A66" w:rsidRPr="007A3A66" w14:paraId="6F197899" w14:textId="77777777" w:rsidTr="00B267AD">
        <w:tc>
          <w:tcPr>
            <w:tcW w:w="1809" w:type="dxa"/>
          </w:tcPr>
          <w:p w14:paraId="52210A1B" w14:textId="77777777" w:rsidR="007A3A66" w:rsidRPr="007A3A66" w:rsidRDefault="007A3A66" w:rsidP="009B105F">
            <w:pPr>
              <w:spacing w:after="240" w:line="360" w:lineRule="auto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7A3A66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588D8FF7" w14:textId="77777777" w:rsidR="007A3A66" w:rsidRPr="007A3A66" w:rsidRDefault="007A3A66" w:rsidP="009B105F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49D8CE9F" w14:textId="77777777" w:rsidR="007A3A66" w:rsidRPr="007A3A66" w:rsidRDefault="007A3A66" w:rsidP="009B105F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1D7B8613" w14:textId="77777777" w:rsidR="007A3A66" w:rsidRPr="007A3A66" w:rsidRDefault="007A3A66" w:rsidP="009B105F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26D3585A" w14:textId="77777777" w:rsidR="007A3A66" w:rsidRPr="007A3A66" w:rsidRDefault="007A3A66" w:rsidP="009B105F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14F1392F" w14:textId="77777777" w:rsidR="007A3A66" w:rsidRPr="007A3A66" w:rsidRDefault="007A3A66" w:rsidP="009B105F">
            <w:pPr>
              <w:spacing w:after="240" w:line="360" w:lineRule="auto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7A3A66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381" w:type="dxa"/>
          </w:tcPr>
          <w:p w14:paraId="052B744E" w14:textId="77777777" w:rsidR="007A3A66" w:rsidRPr="007A3A66" w:rsidRDefault="007A3A66" w:rsidP="009B105F">
            <w:pPr>
              <w:spacing w:after="240" w:line="360" w:lineRule="auto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A3A66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3F34827D" w14:textId="77777777" w:rsidR="007A3A66" w:rsidRPr="003C508E" w:rsidRDefault="007A3A66" w:rsidP="00981E00">
      <w:pPr>
        <w:pStyle w:val="Corpodetexto"/>
        <w:spacing w:line="381" w:lineRule="auto"/>
        <w:ind w:left="709" w:right="126"/>
        <w:rPr>
          <w:rFonts w:cs="Arial"/>
          <w:b w:val="0"/>
          <w:bCs/>
          <w:color w:val="auto"/>
          <w:w w:val="110"/>
          <w:sz w:val="18"/>
          <w:szCs w:val="18"/>
          <w:lang w:val="pt-BR"/>
        </w:rPr>
      </w:pPr>
      <w:r w:rsidRPr="007A3A66">
        <w:rPr>
          <w:rFonts w:cs="Arial"/>
          <w:color w:val="auto"/>
          <w:sz w:val="18"/>
          <w:szCs w:val="18"/>
          <w:lang w:val="pt-BR"/>
        </w:rPr>
        <w:t xml:space="preserve">Descrição: </w:t>
      </w:r>
      <w:r w:rsidRPr="003C508E">
        <w:rPr>
          <w:rFonts w:cs="Arial"/>
          <w:b w:val="0"/>
          <w:bCs/>
          <w:color w:val="auto"/>
          <w:w w:val="110"/>
          <w:sz w:val="18"/>
          <w:szCs w:val="18"/>
          <w:lang w:val="pt-BR"/>
        </w:rPr>
        <w:t>Para gerenciar os registros de usuários, selos e grupos, o administrador terá acesso a sua própria interface de gerenciamento</w:t>
      </w:r>
    </w:p>
    <w:p w14:paraId="7F2F1C89" w14:textId="77777777" w:rsidR="007A3A66" w:rsidRPr="007A3A66" w:rsidRDefault="007A3A66" w:rsidP="00FD3F9A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14:paraId="037139B6" w14:textId="77777777" w:rsidR="001439CA" w:rsidRPr="00103FDE" w:rsidRDefault="001439CA" w:rsidP="001439CA">
      <w:pPr>
        <w:rPr>
          <w:sz w:val="18"/>
          <w:szCs w:val="18"/>
          <w:lang w:val="pt-BR"/>
        </w:rPr>
      </w:pPr>
    </w:p>
    <w:p w14:paraId="29BFB437" w14:textId="77777777" w:rsidR="001439CA" w:rsidRPr="00103FDE" w:rsidRDefault="001439CA" w:rsidP="001439CA">
      <w:pPr>
        <w:rPr>
          <w:sz w:val="18"/>
          <w:szCs w:val="18"/>
          <w:lang w:val="pt-BR"/>
        </w:rPr>
      </w:pPr>
    </w:p>
    <w:p w14:paraId="3A716531" w14:textId="15C00B64" w:rsidR="001439CA" w:rsidRPr="001C046C" w:rsidRDefault="009230DC" w:rsidP="009230DC">
      <w:pPr>
        <w:pStyle w:val="Ttulo2"/>
        <w:ind w:left="426"/>
        <w:rPr>
          <w:lang w:val="pt-BR"/>
        </w:rPr>
      </w:pPr>
      <w:bookmarkStart w:id="63" w:name="_Toc73378974"/>
      <w:r>
        <w:rPr>
          <w:lang w:val="pt-BR"/>
        </w:rPr>
        <w:t xml:space="preserve">2.2 </w:t>
      </w:r>
      <w:r w:rsidR="001439CA" w:rsidRPr="001C046C">
        <w:rPr>
          <w:lang w:val="pt-BR"/>
        </w:rPr>
        <w:t>Regras de Negócio</w:t>
      </w:r>
      <w:bookmarkEnd w:id="63"/>
    </w:p>
    <w:p w14:paraId="2B43E005" w14:textId="77777777" w:rsidR="001439CA" w:rsidRPr="00103FDE" w:rsidRDefault="001439CA" w:rsidP="00FD3F9A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65F5E3C6" w14:textId="4B3071AC" w:rsidR="001439CA" w:rsidRPr="00103FDE" w:rsidRDefault="001439CA" w:rsidP="00FD3F9A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 xml:space="preserve">[RN001] – </w:t>
      </w:r>
      <w:r w:rsidR="00143B45">
        <w:rPr>
          <w:rFonts w:ascii="Arial" w:hAnsi="Arial" w:cs="Arial"/>
          <w:b/>
          <w:sz w:val="18"/>
          <w:szCs w:val="18"/>
          <w:lang w:val="pt-BR"/>
        </w:rPr>
        <w:t>O serviço será gratuito</w:t>
      </w:r>
    </w:p>
    <w:p w14:paraId="25301978" w14:textId="048F3D52" w:rsidR="001439CA" w:rsidRPr="00103FDE" w:rsidRDefault="001439CA" w:rsidP="00FD3F9A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>Descrição:</w:t>
      </w:r>
      <w:r w:rsidRPr="00103FDE">
        <w:rPr>
          <w:rFonts w:ascii="Arial" w:hAnsi="Arial" w:cs="Arial"/>
          <w:sz w:val="18"/>
          <w:szCs w:val="18"/>
          <w:lang w:val="pt-BR"/>
        </w:rPr>
        <w:t xml:space="preserve"> </w:t>
      </w:r>
      <w:r w:rsidR="00143B45">
        <w:rPr>
          <w:rFonts w:ascii="Arial" w:hAnsi="Arial" w:cs="Arial"/>
          <w:sz w:val="18"/>
          <w:szCs w:val="18"/>
          <w:lang w:val="pt-BR"/>
        </w:rPr>
        <w:t>O serviço será integralmente gratuito.</w:t>
      </w:r>
    </w:p>
    <w:p w14:paraId="414DD1B5" w14:textId="77777777" w:rsidR="001439CA" w:rsidRPr="00103FDE" w:rsidRDefault="001439CA" w:rsidP="00FD3F9A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6172E0AC" w14:textId="6DAFC670" w:rsidR="001439CA" w:rsidRPr="00103FDE" w:rsidRDefault="001439CA" w:rsidP="00FD3F9A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 xml:space="preserve">[RN002] – </w:t>
      </w:r>
      <w:r w:rsidR="00143B45">
        <w:rPr>
          <w:rFonts w:ascii="Arial" w:hAnsi="Arial" w:cs="Arial"/>
          <w:b/>
          <w:sz w:val="18"/>
          <w:szCs w:val="18"/>
          <w:lang w:val="pt-BR"/>
        </w:rPr>
        <w:t>O administrador poderá extrair relatórios de usuários</w:t>
      </w:r>
    </w:p>
    <w:p w14:paraId="0F22111C" w14:textId="48988069" w:rsidR="001439CA" w:rsidRDefault="001439CA" w:rsidP="00FD3F9A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>Descrição:</w:t>
      </w:r>
      <w:r w:rsidRPr="00103FDE">
        <w:rPr>
          <w:rFonts w:ascii="Arial" w:hAnsi="Arial" w:cs="Arial"/>
          <w:sz w:val="18"/>
          <w:szCs w:val="18"/>
          <w:lang w:val="pt-BR"/>
        </w:rPr>
        <w:t xml:space="preserve"> </w:t>
      </w:r>
      <w:r w:rsidR="00143B45">
        <w:rPr>
          <w:rFonts w:ascii="Arial" w:hAnsi="Arial" w:cs="Arial"/>
          <w:sz w:val="18"/>
          <w:szCs w:val="18"/>
          <w:lang w:val="pt-BR"/>
        </w:rPr>
        <w:t xml:space="preserve">O administrador </w:t>
      </w:r>
      <w:r w:rsidR="00C873FF">
        <w:rPr>
          <w:rFonts w:ascii="Arial" w:hAnsi="Arial" w:cs="Arial"/>
          <w:sz w:val="18"/>
          <w:szCs w:val="18"/>
          <w:lang w:val="pt-BR"/>
        </w:rPr>
        <w:t>poderá extrair relatórios gerenciais do sistema.</w:t>
      </w:r>
    </w:p>
    <w:p w14:paraId="504BE490" w14:textId="77777777" w:rsidR="00143B45" w:rsidRPr="00103FDE" w:rsidRDefault="00143B45" w:rsidP="00143B45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0A8C41A1" w14:textId="23CCD5CE" w:rsidR="00143B45" w:rsidRPr="00103FDE" w:rsidRDefault="00143B45" w:rsidP="00143B45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>[RN00</w:t>
      </w:r>
      <w:r>
        <w:rPr>
          <w:rFonts w:ascii="Arial" w:hAnsi="Arial" w:cs="Arial"/>
          <w:b/>
          <w:sz w:val="18"/>
          <w:szCs w:val="18"/>
          <w:lang w:val="pt-BR"/>
        </w:rPr>
        <w:t>4</w:t>
      </w:r>
      <w:r w:rsidRPr="00103FDE">
        <w:rPr>
          <w:rFonts w:ascii="Arial" w:hAnsi="Arial" w:cs="Arial"/>
          <w:b/>
          <w:sz w:val="18"/>
          <w:szCs w:val="18"/>
          <w:lang w:val="pt-BR"/>
        </w:rPr>
        <w:t xml:space="preserve">] – </w:t>
      </w:r>
      <w:r>
        <w:rPr>
          <w:rFonts w:ascii="Arial" w:hAnsi="Arial" w:cs="Arial"/>
          <w:b/>
          <w:sz w:val="18"/>
          <w:szCs w:val="18"/>
          <w:lang w:val="pt-BR"/>
        </w:rPr>
        <w:t>Os grupos de estudo terão até 10 pessoas</w:t>
      </w:r>
    </w:p>
    <w:p w14:paraId="41BE84BF" w14:textId="04C5970C" w:rsidR="00143B45" w:rsidRDefault="00143B45" w:rsidP="00143B45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>Descrição:</w:t>
      </w:r>
      <w:r w:rsidRPr="00103FDE">
        <w:rPr>
          <w:rFonts w:ascii="Arial" w:hAnsi="Arial" w:cs="Arial"/>
          <w:sz w:val="18"/>
          <w:szCs w:val="18"/>
          <w:lang w:val="pt-BR"/>
        </w:rPr>
        <w:t xml:space="preserve"> </w:t>
      </w:r>
      <w:r w:rsidR="00356FDB" w:rsidRPr="00356FDB">
        <w:rPr>
          <w:rFonts w:ascii="Arial" w:hAnsi="Arial" w:cs="Arial"/>
          <w:sz w:val="18"/>
          <w:szCs w:val="18"/>
          <w:lang w:val="pt-BR"/>
        </w:rPr>
        <w:t>Cada grupo de estudo deve possuir, no máximo, dez alunos. Sem limite para professores.</w:t>
      </w:r>
    </w:p>
    <w:p w14:paraId="1BBCE511" w14:textId="44F76343" w:rsidR="00143B45" w:rsidRDefault="00143B45" w:rsidP="00FD3F9A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7D6E1DF4" w14:textId="4D4A0FE4" w:rsidR="00143B45" w:rsidRPr="00103FDE" w:rsidRDefault="00143B45" w:rsidP="00143B45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>[RN00</w:t>
      </w:r>
      <w:r>
        <w:rPr>
          <w:rFonts w:ascii="Arial" w:hAnsi="Arial" w:cs="Arial"/>
          <w:b/>
          <w:sz w:val="18"/>
          <w:szCs w:val="18"/>
          <w:lang w:val="pt-BR"/>
        </w:rPr>
        <w:t>5</w:t>
      </w:r>
      <w:r w:rsidRPr="00103FDE">
        <w:rPr>
          <w:rFonts w:ascii="Arial" w:hAnsi="Arial" w:cs="Arial"/>
          <w:b/>
          <w:sz w:val="18"/>
          <w:szCs w:val="18"/>
          <w:lang w:val="pt-BR"/>
        </w:rPr>
        <w:t xml:space="preserve">] – </w:t>
      </w:r>
      <w:r>
        <w:rPr>
          <w:rFonts w:ascii="Arial" w:hAnsi="Arial" w:cs="Arial"/>
          <w:b/>
          <w:sz w:val="18"/>
          <w:szCs w:val="18"/>
          <w:lang w:val="pt-BR"/>
        </w:rPr>
        <w:t>Permissão de edição de dados</w:t>
      </w:r>
    </w:p>
    <w:p w14:paraId="048002C5" w14:textId="46CA5744" w:rsidR="00143B45" w:rsidRPr="00103FDE" w:rsidRDefault="00143B45" w:rsidP="00143B45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>Descrição:</w:t>
      </w:r>
      <w:r w:rsidRPr="00103FDE">
        <w:rPr>
          <w:rFonts w:ascii="Arial" w:hAnsi="Arial" w:cs="Arial"/>
          <w:sz w:val="18"/>
          <w:szCs w:val="18"/>
          <w:lang w:val="pt-BR"/>
        </w:rPr>
        <w:t xml:space="preserve"> </w:t>
      </w:r>
      <w:r>
        <w:rPr>
          <w:rFonts w:ascii="Arial" w:hAnsi="Arial" w:cs="Arial"/>
          <w:sz w:val="18"/>
          <w:szCs w:val="18"/>
          <w:lang w:val="pt-BR"/>
        </w:rPr>
        <w:t>Os alunos e professores poderão editar: Nome, Ano de Nascimento e E-mail.</w:t>
      </w:r>
    </w:p>
    <w:p w14:paraId="3DF6ED0C" w14:textId="77777777" w:rsidR="00143B45" w:rsidRPr="00103FDE" w:rsidRDefault="00143B45" w:rsidP="00143B45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44F0C904" w14:textId="22A34312" w:rsidR="00143B45" w:rsidRPr="00103FDE" w:rsidRDefault="00143B45" w:rsidP="00143B45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>[RN00</w:t>
      </w:r>
      <w:r>
        <w:rPr>
          <w:rFonts w:ascii="Arial" w:hAnsi="Arial" w:cs="Arial"/>
          <w:b/>
          <w:sz w:val="18"/>
          <w:szCs w:val="18"/>
          <w:lang w:val="pt-BR"/>
        </w:rPr>
        <w:t>6</w:t>
      </w:r>
      <w:r w:rsidRPr="00103FDE">
        <w:rPr>
          <w:rFonts w:ascii="Arial" w:hAnsi="Arial" w:cs="Arial"/>
          <w:b/>
          <w:sz w:val="18"/>
          <w:szCs w:val="18"/>
          <w:lang w:val="pt-BR"/>
        </w:rPr>
        <w:t>] –</w:t>
      </w:r>
      <w:r>
        <w:rPr>
          <w:rFonts w:ascii="Arial" w:hAnsi="Arial" w:cs="Arial"/>
          <w:b/>
          <w:sz w:val="18"/>
          <w:szCs w:val="18"/>
          <w:lang w:val="pt-BR"/>
        </w:rPr>
        <w:t xml:space="preserve"> Limitado a maiores de 12 anos</w:t>
      </w:r>
    </w:p>
    <w:p w14:paraId="1B58636C" w14:textId="6FCB77A1" w:rsidR="005C3326" w:rsidRPr="006A7F2D" w:rsidRDefault="00143B45" w:rsidP="006A7F2D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t>Descrição:</w:t>
      </w:r>
      <w:r w:rsidRPr="00103FDE">
        <w:rPr>
          <w:rFonts w:ascii="Arial" w:hAnsi="Arial" w:cs="Arial"/>
          <w:sz w:val="18"/>
          <w:szCs w:val="18"/>
          <w:lang w:val="pt-BR"/>
        </w:rPr>
        <w:t xml:space="preserve"> </w:t>
      </w:r>
      <w:r>
        <w:rPr>
          <w:rFonts w:ascii="Arial" w:hAnsi="Arial" w:cs="Arial"/>
          <w:sz w:val="18"/>
          <w:szCs w:val="18"/>
          <w:lang w:val="pt-BR"/>
        </w:rPr>
        <w:t>A plataforma permitirá inscrição de pessoas maiores de 12 anos.</w:t>
      </w:r>
      <w:r w:rsidR="00402525">
        <w:rPr>
          <w:rFonts w:ascii="Arial" w:hAnsi="Arial" w:cs="Arial"/>
          <w:sz w:val="18"/>
          <w:szCs w:val="18"/>
          <w:lang w:val="pt-BR"/>
        </w:rPr>
        <w:t xml:space="preserve"> </w:t>
      </w:r>
      <w:r w:rsidR="00402525" w:rsidRPr="00402525">
        <w:rPr>
          <w:rFonts w:ascii="Arial" w:hAnsi="Arial" w:cs="Arial"/>
          <w:sz w:val="18"/>
          <w:szCs w:val="18"/>
          <w:lang w:val="pt-BR"/>
        </w:rPr>
        <w:t xml:space="preserve"> Alunos com idade inferior deverão acessar a plataforma através dos pais.</w:t>
      </w:r>
      <w:r w:rsidR="005C3326">
        <w:rPr>
          <w:lang w:val="pt-BR"/>
        </w:rPr>
        <w:br w:type="page"/>
      </w:r>
    </w:p>
    <w:p w14:paraId="28F724DB" w14:textId="12434F69" w:rsidR="00FD3F9A" w:rsidRPr="00FD3F9A" w:rsidRDefault="009230DC" w:rsidP="009230DC">
      <w:pPr>
        <w:pStyle w:val="Ttulo2"/>
        <w:ind w:left="426"/>
        <w:rPr>
          <w:lang w:val="pt-BR"/>
        </w:rPr>
      </w:pPr>
      <w:bookmarkStart w:id="64" w:name="_Toc43744372"/>
      <w:bookmarkStart w:id="65" w:name="_Toc73378975"/>
      <w:r>
        <w:rPr>
          <w:lang w:val="pt-BR"/>
        </w:rPr>
        <w:lastRenderedPageBreak/>
        <w:t xml:space="preserve">2.3 </w:t>
      </w:r>
      <w:r w:rsidR="00FD3F9A">
        <w:rPr>
          <w:lang w:val="pt-BR"/>
        </w:rPr>
        <w:t>Modelagem</w:t>
      </w:r>
      <w:r w:rsidR="00FD3F9A" w:rsidRPr="00FD3F9A">
        <w:rPr>
          <w:lang w:val="pt-BR"/>
        </w:rPr>
        <w:t xml:space="preserve"> Funciona</w:t>
      </w:r>
      <w:r w:rsidR="00FD3F9A">
        <w:rPr>
          <w:lang w:val="pt-BR"/>
        </w:rPr>
        <w:t>l</w:t>
      </w:r>
      <w:bookmarkEnd w:id="64"/>
      <w:bookmarkEnd w:id="65"/>
      <w:r w:rsidR="00BC41AA">
        <w:rPr>
          <w:lang w:val="pt-BR"/>
        </w:rPr>
        <w:t xml:space="preserve"> </w:t>
      </w:r>
    </w:p>
    <w:p w14:paraId="7A66C6FC" w14:textId="053D7C7B" w:rsidR="00103FDE" w:rsidRDefault="00103FDE" w:rsidP="00E61141">
      <w:pPr>
        <w:spacing w:line="360" w:lineRule="auto"/>
        <w:ind w:left="708" w:firstLine="10"/>
        <w:rPr>
          <w:rFonts w:ascii="Arial" w:hAnsi="Arial" w:cs="Arial"/>
          <w:b/>
          <w:sz w:val="18"/>
          <w:szCs w:val="18"/>
          <w:lang w:val="pt-BR"/>
        </w:rPr>
      </w:pPr>
      <w:bookmarkStart w:id="66" w:name="_Toc307155221"/>
    </w:p>
    <w:bookmarkEnd w:id="66"/>
    <w:p w14:paraId="3A9AF8DC" w14:textId="254D47A9" w:rsidR="00081EC4" w:rsidRPr="00C5467A" w:rsidRDefault="00103FDE" w:rsidP="00C5467A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/>
          <w:sz w:val="18"/>
          <w:szCs w:val="18"/>
          <w:lang w:val="pt-BR"/>
        </w:rPr>
        <w:t>DIAGRAMA DE CASO DE USO</w:t>
      </w:r>
    </w:p>
    <w:p w14:paraId="6662CC62" w14:textId="77777777" w:rsidR="00861FD3" w:rsidRPr="009230DC" w:rsidRDefault="00861FD3">
      <w:pPr>
        <w:pStyle w:val="Figura0"/>
        <w:rPr>
          <w:noProof/>
          <w:lang w:val="pt-BR"/>
        </w:rPr>
      </w:pPr>
    </w:p>
    <w:p w14:paraId="6649E184" w14:textId="4E95DD97" w:rsidR="00081EC4" w:rsidRDefault="00757A3C">
      <w:pPr>
        <w:pStyle w:val="Figura0"/>
        <w:rPr>
          <w:lang w:val="pt-BR"/>
        </w:rPr>
      </w:pPr>
      <w:r>
        <w:rPr>
          <w:noProof/>
        </w:rPr>
        <w:drawing>
          <wp:inline distT="0" distB="0" distL="0" distR="0" wp14:anchorId="03EECE3A" wp14:editId="0DFA18CB">
            <wp:extent cx="5276850" cy="56483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17"/>
                    <a:stretch/>
                  </pic:blipFill>
                  <pic:spPr bwMode="auto">
                    <a:xfrm>
                      <a:off x="0" y="0"/>
                      <a:ext cx="5276850" cy="564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D7DBD" w14:textId="589C2DF4" w:rsidR="00081EC4" w:rsidRDefault="00081EC4">
      <w:pPr>
        <w:pStyle w:val="Figura0"/>
        <w:rPr>
          <w:lang w:val="pt-BR"/>
        </w:rPr>
      </w:pPr>
    </w:p>
    <w:p w14:paraId="0CAD8E03" w14:textId="76B6CA48" w:rsidR="00103FDE" w:rsidRDefault="00103FDE">
      <w:pPr>
        <w:pStyle w:val="Figura0"/>
        <w:rPr>
          <w:lang w:val="pt-BR"/>
        </w:rPr>
      </w:pPr>
    </w:p>
    <w:p w14:paraId="0D6CEE64" w14:textId="53271CCF" w:rsidR="005C3326" w:rsidRDefault="005C3326">
      <w:pPr>
        <w:jc w:val="left"/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/>
          <w:sz w:val="18"/>
          <w:szCs w:val="18"/>
          <w:lang w:val="pt-BR"/>
        </w:rPr>
        <w:br w:type="page"/>
      </w:r>
    </w:p>
    <w:p w14:paraId="4A7B787C" w14:textId="3AD4727C" w:rsidR="006D7D77" w:rsidRPr="00103FDE" w:rsidRDefault="006D7D77" w:rsidP="00B959FF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103FDE">
        <w:rPr>
          <w:rFonts w:ascii="Arial" w:hAnsi="Arial" w:cs="Arial"/>
          <w:b/>
          <w:sz w:val="18"/>
          <w:szCs w:val="18"/>
          <w:lang w:val="pt-BR"/>
        </w:rPr>
        <w:lastRenderedPageBreak/>
        <w:t>ATORES</w:t>
      </w:r>
    </w:p>
    <w:tbl>
      <w:tblPr>
        <w:tblW w:w="7938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7"/>
        <w:gridCol w:w="6521"/>
      </w:tblGrid>
      <w:tr w:rsidR="006D7D77" w:rsidRPr="00457082" w14:paraId="528934DC" w14:textId="77777777" w:rsidTr="005946CD">
        <w:tc>
          <w:tcPr>
            <w:tcW w:w="1417" w:type="dxa"/>
          </w:tcPr>
          <w:p w14:paraId="7DCA157E" w14:textId="77777777" w:rsidR="006D7D77" w:rsidRPr="00F4604E" w:rsidRDefault="006D7D77" w:rsidP="005946CD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City">
                <w:r w:rsidRPr="00F4604E">
                  <w:rPr>
                    <w:rFonts w:ascii="Arial" w:hAnsi="Arial" w:cs="Arial"/>
                    <w:b/>
                  </w:rPr>
                  <w:t>Nome</w:t>
                </w:r>
              </w:smartTag>
            </w:smartTag>
          </w:p>
        </w:tc>
        <w:tc>
          <w:tcPr>
            <w:tcW w:w="6521" w:type="dxa"/>
          </w:tcPr>
          <w:p w14:paraId="4CA78AEB" w14:textId="77777777" w:rsidR="006D7D77" w:rsidRPr="00F4604E" w:rsidRDefault="006D7D77" w:rsidP="005946CD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proofErr w:type="spellStart"/>
            <w:r w:rsidRPr="00F4604E">
              <w:rPr>
                <w:rFonts w:ascii="Arial" w:hAnsi="Arial" w:cs="Arial"/>
                <w:b/>
              </w:rPr>
              <w:t>Descrição</w:t>
            </w:r>
            <w:proofErr w:type="spellEnd"/>
          </w:p>
        </w:tc>
      </w:tr>
      <w:tr w:rsidR="006D7D77" w:rsidRPr="002A200F" w14:paraId="28EE5031" w14:textId="77777777" w:rsidTr="005946CD">
        <w:tc>
          <w:tcPr>
            <w:tcW w:w="1417" w:type="dxa"/>
          </w:tcPr>
          <w:p w14:paraId="74BDAD71" w14:textId="77777777" w:rsidR="006D7D77" w:rsidRPr="00174262" w:rsidRDefault="006D7D77" w:rsidP="005946CD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Aluno</w:t>
            </w:r>
            <w:proofErr w:type="spellEnd"/>
          </w:p>
        </w:tc>
        <w:tc>
          <w:tcPr>
            <w:tcW w:w="6521" w:type="dxa"/>
          </w:tcPr>
          <w:p w14:paraId="2BB3B9DE" w14:textId="77777777" w:rsidR="006D7D77" w:rsidRPr="00174262" w:rsidRDefault="006D7D77" w:rsidP="005946CD">
            <w:pPr>
              <w:spacing w:line="360" w:lineRule="auto"/>
              <w:rPr>
                <w:rFonts w:ascii="Arial" w:hAnsi="Arial" w:cs="Arial"/>
                <w:lang w:val="pt-BR"/>
              </w:rPr>
            </w:pPr>
            <w:r w:rsidRPr="00174262">
              <w:rPr>
                <w:rFonts w:ascii="Arial" w:hAnsi="Arial" w:cs="Arial"/>
                <w:lang w:val="pt-BR"/>
              </w:rPr>
              <w:t xml:space="preserve">Usuário do sistema </w:t>
            </w:r>
            <w:r>
              <w:rPr>
                <w:rFonts w:ascii="Arial" w:hAnsi="Arial" w:cs="Arial"/>
                <w:lang w:val="pt-BR"/>
              </w:rPr>
              <w:t>que o utilizará para buscar as aulas pronto-atendimento, sanar dúvidas em suas tarefas e utilizar os grupos de estudos.</w:t>
            </w:r>
          </w:p>
        </w:tc>
      </w:tr>
      <w:tr w:rsidR="006D7D77" w:rsidRPr="002A200F" w14:paraId="6EF7BC1E" w14:textId="77777777" w:rsidTr="005946CD">
        <w:tc>
          <w:tcPr>
            <w:tcW w:w="1417" w:type="dxa"/>
          </w:tcPr>
          <w:p w14:paraId="598739C5" w14:textId="77777777" w:rsidR="006D7D77" w:rsidRDefault="006D7D77" w:rsidP="005946CD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Professor</w:t>
            </w:r>
          </w:p>
        </w:tc>
        <w:tc>
          <w:tcPr>
            <w:tcW w:w="6521" w:type="dxa"/>
          </w:tcPr>
          <w:p w14:paraId="33C02FD5" w14:textId="77777777" w:rsidR="006D7D77" w:rsidRPr="00174262" w:rsidRDefault="006D7D77" w:rsidP="005946CD">
            <w:pPr>
              <w:spacing w:line="360" w:lineRule="au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Usuário do sistema que o utilizará para atender alunos, sanar dúvidas de alunos e ingressar em grupos de estudos para ajudar o grupo, poderá também cumprir tarefas para receber selos.</w:t>
            </w:r>
          </w:p>
        </w:tc>
      </w:tr>
      <w:tr w:rsidR="006D7D77" w:rsidRPr="002A200F" w14:paraId="23519887" w14:textId="77777777" w:rsidTr="005946CD">
        <w:tc>
          <w:tcPr>
            <w:tcW w:w="1417" w:type="dxa"/>
          </w:tcPr>
          <w:p w14:paraId="30F8BE84" w14:textId="77777777" w:rsidR="006D7D77" w:rsidRPr="008A04AF" w:rsidRDefault="006D7D77" w:rsidP="005946CD">
            <w:pPr>
              <w:spacing w:line="360" w:lineRule="au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Administrador</w:t>
            </w:r>
          </w:p>
        </w:tc>
        <w:tc>
          <w:tcPr>
            <w:tcW w:w="6521" w:type="dxa"/>
          </w:tcPr>
          <w:p w14:paraId="51B18BEB" w14:textId="77777777" w:rsidR="006D7D77" w:rsidRPr="00174262" w:rsidRDefault="006D7D77" w:rsidP="005946CD">
            <w:pPr>
              <w:spacing w:line="360" w:lineRule="au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Administrador do sistema, terá todas as permissões para que possa realizar possíveis configurações, correções, aprovações e extração de relatórios.</w:t>
            </w:r>
          </w:p>
        </w:tc>
      </w:tr>
    </w:tbl>
    <w:p w14:paraId="0C554AF0" w14:textId="77777777" w:rsidR="006D7D77" w:rsidRDefault="006D7D77" w:rsidP="006D7D77">
      <w:pPr>
        <w:pStyle w:val="Figura0"/>
        <w:rPr>
          <w:lang w:val="pt-BR"/>
        </w:rPr>
      </w:pPr>
    </w:p>
    <w:p w14:paraId="586E26BE" w14:textId="2C33742C" w:rsidR="006D7D77" w:rsidRDefault="006D7D77" w:rsidP="00B959FF">
      <w:pPr>
        <w:spacing w:line="360" w:lineRule="auto"/>
        <w:ind w:left="708"/>
        <w:rPr>
          <w:ins w:id="67" w:author="Ana Paula G. Serra" w:date="2021-06-07T15:48:00Z"/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/>
          <w:sz w:val="18"/>
          <w:szCs w:val="18"/>
          <w:lang w:val="pt-BR"/>
        </w:rPr>
        <w:t>ESPECIFICAÇÃO DO CASO DE USO</w:t>
      </w:r>
    </w:p>
    <w:p w14:paraId="4CFC93CD" w14:textId="26C422BC" w:rsidR="00F20E88" w:rsidRDefault="00F20E88" w:rsidP="00B959FF">
      <w:pPr>
        <w:spacing w:line="360" w:lineRule="auto"/>
        <w:ind w:left="708"/>
        <w:rPr>
          <w:ins w:id="68" w:author="Ana Paula G. Serra" w:date="2021-06-07T15:46:00Z"/>
          <w:rFonts w:ascii="Arial" w:hAnsi="Arial" w:cs="Arial"/>
          <w:b/>
          <w:sz w:val="18"/>
          <w:szCs w:val="18"/>
          <w:lang w:val="pt-BR"/>
        </w:rPr>
      </w:pPr>
      <w:ins w:id="69" w:author="Ana Paula G. Serra" w:date="2021-06-07T15:48:00Z">
        <w:r>
          <w:rPr>
            <w:rFonts w:ascii="Arial" w:hAnsi="Arial" w:cs="Arial"/>
            <w:b/>
            <w:sz w:val="18"/>
            <w:szCs w:val="18"/>
            <w:lang w:val="pt-BR"/>
          </w:rPr>
          <w:t>Rever todas as especificações de casos de uso. Detalhar!!!!</w:t>
        </w:r>
      </w:ins>
    </w:p>
    <w:p w14:paraId="40B4EE48" w14:textId="7ACD3888" w:rsidR="00F20E88" w:rsidRDefault="00F20E88" w:rsidP="00B959FF">
      <w:pPr>
        <w:spacing w:line="360" w:lineRule="auto"/>
        <w:ind w:left="708"/>
        <w:rPr>
          <w:ins w:id="70" w:author="Ana Paula G. Serra" w:date="2021-06-07T15:47:00Z"/>
          <w:rFonts w:ascii="Arial" w:hAnsi="Arial" w:cs="Arial"/>
          <w:b/>
          <w:sz w:val="18"/>
          <w:szCs w:val="18"/>
          <w:lang w:val="pt-BR"/>
        </w:rPr>
      </w:pPr>
      <w:ins w:id="71" w:author="Ana Paula G. Serra" w:date="2021-06-07T15:46:00Z">
        <w:r>
          <w:rPr>
            <w:rFonts w:ascii="Arial" w:hAnsi="Arial" w:cs="Arial"/>
            <w:b/>
            <w:sz w:val="18"/>
            <w:szCs w:val="18"/>
            <w:lang w:val="pt-BR"/>
          </w:rPr>
          <w:t>Não utilizar termos de interface “aba”</w:t>
        </w:r>
      </w:ins>
      <w:ins w:id="72" w:author="Ana Paula G. Serra" w:date="2021-06-07T15:47:00Z">
        <w:r>
          <w:rPr>
            <w:rFonts w:ascii="Arial" w:hAnsi="Arial" w:cs="Arial"/>
            <w:b/>
            <w:sz w:val="18"/>
            <w:szCs w:val="18"/>
            <w:lang w:val="pt-BR"/>
          </w:rPr>
          <w:t>, clicar, ...</w:t>
        </w:r>
      </w:ins>
    </w:p>
    <w:p w14:paraId="2DFEB74A" w14:textId="345140E6" w:rsidR="00F20E88" w:rsidRDefault="00F20E88" w:rsidP="00B959FF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ins w:id="73" w:author="Ana Paula G. Serra" w:date="2021-06-07T15:47:00Z">
        <w:r>
          <w:rPr>
            <w:rFonts w:ascii="Arial" w:hAnsi="Arial" w:cs="Arial"/>
            <w:b/>
            <w:sz w:val="18"/>
            <w:szCs w:val="18"/>
            <w:lang w:val="pt-BR"/>
          </w:rPr>
          <w:t xml:space="preserve">Em todos os casos de uso falta detalhamento dos dados de entrada </w:t>
        </w:r>
      </w:ins>
      <w:ins w:id="74" w:author="Ana Paula G. Serra" w:date="2021-06-07T15:48:00Z">
        <w:r>
          <w:rPr>
            <w:rFonts w:ascii="Arial" w:hAnsi="Arial" w:cs="Arial"/>
            <w:b/>
            <w:sz w:val="18"/>
            <w:szCs w:val="18"/>
            <w:lang w:val="pt-BR"/>
          </w:rPr>
          <w:t>/ exibição, ...</w:t>
        </w:r>
      </w:ins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674813" w:rsidRPr="002A200F" w14:paraId="2C031B17" w14:textId="77777777" w:rsidTr="005946CD">
        <w:tc>
          <w:tcPr>
            <w:tcW w:w="5000" w:type="pct"/>
            <w:gridSpan w:val="2"/>
          </w:tcPr>
          <w:p w14:paraId="1C9C1CA1" w14:textId="2B3266FC" w:rsidR="00674813" w:rsidRPr="00EC5992" w:rsidRDefault="00674813" w:rsidP="000B0F71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CSU00</w:t>
            </w:r>
            <w:r w:rsidR="009611C6" w:rsidRPr="00EC5992">
              <w:rPr>
                <w:rFonts w:ascii="Arial" w:hAnsi="Arial" w:cs="Arial"/>
                <w:b/>
                <w:bCs/>
                <w:lang w:val="pt-BR"/>
              </w:rPr>
              <w:t>1</w:t>
            </w: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 – Manter cadastro de usuários</w:t>
            </w:r>
          </w:p>
        </w:tc>
      </w:tr>
      <w:tr w:rsidR="00674813" w:rsidRPr="002A200F" w14:paraId="40B39CD3" w14:textId="77777777" w:rsidTr="005946CD">
        <w:tc>
          <w:tcPr>
            <w:tcW w:w="1119" w:type="pct"/>
          </w:tcPr>
          <w:p w14:paraId="0E330997" w14:textId="77777777" w:rsidR="00674813" w:rsidRPr="00EC5992" w:rsidRDefault="00674813" w:rsidP="000B0F71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EC5992">
              <w:rPr>
                <w:rFonts w:ascii="Arial" w:hAnsi="Arial" w:cs="Arial"/>
                <w:b/>
                <w:bCs/>
                <w:u w:val="single"/>
              </w:rPr>
              <w:t>Sumário</w:t>
            </w:r>
            <w:proofErr w:type="spellEnd"/>
            <w:r w:rsidRPr="00EC5992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57039D3A" w14:textId="08EB6106" w:rsidR="00674813" w:rsidRPr="00651416" w:rsidRDefault="00CB1119" w:rsidP="000B0F71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Caso de uso referente ao CRUD de usuários.</w:t>
            </w:r>
          </w:p>
        </w:tc>
      </w:tr>
      <w:tr w:rsidR="00674813" w:rsidRPr="002A200F" w14:paraId="42C16F48" w14:textId="77777777" w:rsidTr="005946CD">
        <w:tc>
          <w:tcPr>
            <w:tcW w:w="5000" w:type="pct"/>
            <w:gridSpan w:val="2"/>
          </w:tcPr>
          <w:p w14:paraId="459433ED" w14:textId="77777777" w:rsidR="00674813" w:rsidRPr="00EC5992" w:rsidRDefault="00674813" w:rsidP="000B0F71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6198ECCD" w14:textId="2832B53D" w:rsidR="00674813" w:rsidRPr="00651416" w:rsidRDefault="00CB1119" w:rsidP="000B0F71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 xml:space="preserve">Acessar o </w:t>
            </w:r>
            <w:proofErr w:type="spellStart"/>
            <w:r w:rsidRPr="00651416">
              <w:rPr>
                <w:rFonts w:ascii="Arial" w:hAnsi="Arial" w:cs="Arial"/>
                <w:bCs/>
                <w:lang w:val="pt-BR"/>
              </w:rPr>
              <w:t>iEdu</w:t>
            </w:r>
            <w:proofErr w:type="spellEnd"/>
            <w:r w:rsidRPr="00651416">
              <w:rPr>
                <w:rFonts w:ascii="Arial" w:hAnsi="Arial" w:cs="Arial"/>
                <w:bCs/>
                <w:lang w:val="pt-BR"/>
              </w:rPr>
              <w:t xml:space="preserve"> pelo navegador.</w:t>
            </w:r>
          </w:p>
        </w:tc>
      </w:tr>
      <w:tr w:rsidR="00674813" w:rsidRPr="002A200F" w14:paraId="183882FF" w14:textId="77777777" w:rsidTr="005946CD">
        <w:tc>
          <w:tcPr>
            <w:tcW w:w="5000" w:type="pct"/>
            <w:gridSpan w:val="2"/>
          </w:tcPr>
          <w:p w14:paraId="11D6EBD6" w14:textId="27B9ED68" w:rsidR="00674813" w:rsidRDefault="00674813" w:rsidP="000B0F71">
            <w:pPr>
              <w:rPr>
                <w:ins w:id="75" w:author="Ana Paula G. Serra" w:date="2021-06-07T15:44:00Z"/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22D570DC" w14:textId="1ADEB5A4" w:rsidR="00F20E88" w:rsidRDefault="00F20E88" w:rsidP="000B0F71">
            <w:pPr>
              <w:rPr>
                <w:ins w:id="76" w:author="Ana Paula G. Serra" w:date="2021-06-07T15:44:00Z"/>
                <w:rFonts w:ascii="Arial" w:hAnsi="Arial" w:cs="Arial"/>
                <w:b/>
                <w:bCs/>
                <w:lang w:val="pt-BR"/>
              </w:rPr>
            </w:pPr>
            <w:ins w:id="77" w:author="Ana Paula G. Serra" w:date="2021-06-07T15:44:00Z">
              <w:r>
                <w:rPr>
                  <w:rFonts w:ascii="Arial" w:hAnsi="Arial" w:cs="Arial"/>
                  <w:b/>
                  <w:bCs/>
                  <w:lang w:val="pt-BR"/>
                </w:rPr>
                <w:t xml:space="preserve">SOMENTE EXISTE UM FLUXO PRINCIPAL </w:t>
              </w:r>
            </w:ins>
          </w:p>
          <w:p w14:paraId="6CEB1863" w14:textId="65C4F602" w:rsidR="00F20E88" w:rsidRDefault="00F20E88" w:rsidP="000B0F71">
            <w:pPr>
              <w:rPr>
                <w:ins w:id="78" w:author="Ana Paula G. Serra" w:date="2021-06-07T15:45:00Z"/>
                <w:rFonts w:ascii="Arial" w:hAnsi="Arial" w:cs="Arial"/>
                <w:b/>
                <w:bCs/>
                <w:lang w:val="pt-BR"/>
              </w:rPr>
            </w:pPr>
            <w:ins w:id="79" w:author="Ana Paula G. Serra" w:date="2021-06-07T15:45:00Z">
              <w:r>
                <w:rPr>
                  <w:rFonts w:ascii="Arial" w:hAnsi="Arial" w:cs="Arial"/>
                  <w:b/>
                  <w:bCs/>
                  <w:lang w:val="pt-BR"/>
                </w:rPr>
                <w:t>CREATE OU READ, os demais serão fluxos alternativos.</w:t>
              </w:r>
            </w:ins>
          </w:p>
          <w:p w14:paraId="501E94AD" w14:textId="7CF7C032" w:rsidR="00F20E88" w:rsidRDefault="00F20E88" w:rsidP="000B0F71">
            <w:pPr>
              <w:rPr>
                <w:ins w:id="80" w:author="Ana Paula G. Serra" w:date="2021-06-07T15:45:00Z"/>
                <w:rFonts w:ascii="Arial" w:hAnsi="Arial" w:cs="Arial"/>
                <w:b/>
                <w:bCs/>
                <w:lang w:val="pt-BR"/>
              </w:rPr>
            </w:pPr>
            <w:ins w:id="81" w:author="Ana Paula G. Serra" w:date="2021-06-07T15:45:00Z">
              <w:r>
                <w:rPr>
                  <w:rFonts w:ascii="Arial" w:hAnsi="Arial" w:cs="Arial"/>
                  <w:b/>
                  <w:bCs/>
                  <w:lang w:val="pt-BR"/>
                </w:rPr>
                <w:t>Precisa detalhar os dados nome, login, ...</w:t>
              </w:r>
            </w:ins>
          </w:p>
          <w:p w14:paraId="197DA9B0" w14:textId="77777777" w:rsidR="00F20E88" w:rsidRPr="00EC5992" w:rsidRDefault="00F20E88" w:rsidP="000B0F71">
            <w:pPr>
              <w:rPr>
                <w:rFonts w:ascii="Arial" w:hAnsi="Arial" w:cs="Arial"/>
                <w:b/>
                <w:bCs/>
                <w:lang w:val="pt-BR"/>
              </w:rPr>
            </w:pPr>
          </w:p>
          <w:p w14:paraId="3D19985E" w14:textId="3CD97B15" w:rsidR="00674813" w:rsidRPr="00651416" w:rsidRDefault="00674813" w:rsidP="000B0F71">
            <w:pPr>
              <w:rPr>
                <w:rFonts w:ascii="Arial" w:hAnsi="Arial" w:cs="Arial"/>
                <w:lang w:val="pt-BR"/>
              </w:rPr>
            </w:pPr>
            <w:proofErr w:type="spellStart"/>
            <w:r w:rsidRPr="00651416">
              <w:rPr>
                <w:rFonts w:ascii="Arial" w:hAnsi="Arial" w:cs="Arial"/>
                <w:lang w:val="pt-BR"/>
              </w:rPr>
              <w:t>Create</w:t>
            </w:r>
            <w:proofErr w:type="spellEnd"/>
            <w:r w:rsidRPr="00651416">
              <w:rPr>
                <w:rFonts w:ascii="Arial" w:hAnsi="Arial" w:cs="Arial"/>
                <w:lang w:val="pt-BR"/>
              </w:rPr>
              <w:t xml:space="preserve"> - Cadastro feito pela tela inicial de </w:t>
            </w:r>
            <w:r w:rsidR="00CB1119" w:rsidRPr="00651416">
              <w:rPr>
                <w:rFonts w:ascii="Arial" w:hAnsi="Arial" w:cs="Arial"/>
                <w:lang w:val="pt-BR"/>
              </w:rPr>
              <w:t>C</w:t>
            </w:r>
            <w:r w:rsidRPr="00651416">
              <w:rPr>
                <w:rFonts w:ascii="Arial" w:hAnsi="Arial" w:cs="Arial"/>
                <w:lang w:val="pt-BR"/>
              </w:rPr>
              <w:t>adastro</w:t>
            </w:r>
          </w:p>
          <w:p w14:paraId="19F733E7" w14:textId="633C1712" w:rsidR="00674813" w:rsidRPr="00651416" w:rsidRDefault="00674813" w:rsidP="000B0F71">
            <w:pPr>
              <w:rPr>
                <w:rFonts w:ascii="Arial" w:hAnsi="Arial" w:cs="Arial"/>
                <w:lang w:val="pt-BR"/>
              </w:rPr>
            </w:pPr>
            <w:proofErr w:type="spellStart"/>
            <w:r w:rsidRPr="00651416">
              <w:rPr>
                <w:rFonts w:ascii="Arial" w:hAnsi="Arial" w:cs="Arial"/>
                <w:lang w:val="pt-BR"/>
              </w:rPr>
              <w:t>Read</w:t>
            </w:r>
            <w:proofErr w:type="spellEnd"/>
            <w:r w:rsidRPr="00651416">
              <w:rPr>
                <w:rFonts w:ascii="Arial" w:hAnsi="Arial" w:cs="Arial"/>
                <w:lang w:val="pt-BR"/>
              </w:rPr>
              <w:t xml:space="preserve"> - Informações de cadastro podem ser lidas na aba Perfil, após cadastro e login</w:t>
            </w:r>
            <w:r w:rsidR="00142A7B" w:rsidRPr="00651416">
              <w:rPr>
                <w:rFonts w:ascii="Arial" w:hAnsi="Arial" w:cs="Arial"/>
                <w:lang w:val="pt-BR"/>
              </w:rPr>
              <w:t>. Ou, ao efetuar o login, o sistema faz a confirmação de informações para liberar ou não acesso.</w:t>
            </w:r>
          </w:p>
          <w:p w14:paraId="3B8EF205" w14:textId="3D394848" w:rsidR="00674813" w:rsidRPr="00651416" w:rsidRDefault="00674813" w:rsidP="000B0F71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Update - Feito pela aba Perfil após login</w:t>
            </w:r>
            <w:r w:rsidR="00F02B0D" w:rsidRPr="00651416">
              <w:rPr>
                <w:rFonts w:ascii="Arial" w:hAnsi="Arial" w:cs="Arial"/>
                <w:lang w:val="pt-BR"/>
              </w:rPr>
              <w:t>.</w:t>
            </w:r>
          </w:p>
          <w:p w14:paraId="4D2B7BC8" w14:textId="0B639669" w:rsidR="00674813" w:rsidRPr="00651416" w:rsidRDefault="00674813" w:rsidP="000B0F71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 xml:space="preserve">Delete </w:t>
            </w:r>
            <w:r w:rsidR="00F02B0D" w:rsidRPr="00651416">
              <w:rPr>
                <w:rFonts w:ascii="Arial" w:hAnsi="Arial" w:cs="Arial"/>
                <w:lang w:val="pt-BR"/>
              </w:rPr>
              <w:t>–</w:t>
            </w:r>
            <w:r w:rsidRPr="00651416">
              <w:rPr>
                <w:rFonts w:ascii="Arial" w:hAnsi="Arial" w:cs="Arial"/>
                <w:lang w:val="pt-BR"/>
              </w:rPr>
              <w:t xml:space="preserve"> </w:t>
            </w:r>
            <w:r w:rsidR="00F02B0D" w:rsidRPr="00651416">
              <w:rPr>
                <w:rFonts w:ascii="Arial" w:hAnsi="Arial" w:cs="Arial"/>
                <w:lang w:val="pt-BR"/>
              </w:rPr>
              <w:t>Pode ser solicitado pelo usuário ou feito pelo Administrador.</w:t>
            </w:r>
          </w:p>
        </w:tc>
      </w:tr>
      <w:tr w:rsidR="00674813" w:rsidRPr="002A200F" w14:paraId="66163F22" w14:textId="77777777" w:rsidTr="005946CD">
        <w:tc>
          <w:tcPr>
            <w:tcW w:w="5000" w:type="pct"/>
            <w:gridSpan w:val="2"/>
          </w:tcPr>
          <w:p w14:paraId="4B063439" w14:textId="77777777" w:rsidR="00674813" w:rsidRPr="00EC5992" w:rsidRDefault="00674813" w:rsidP="000B0F71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480E4267" w14:textId="77777777" w:rsidR="00674813" w:rsidRPr="00651416" w:rsidRDefault="00674813" w:rsidP="000B0F71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674813" w:rsidRPr="00651416" w14:paraId="0B28E0E4" w14:textId="77777777" w:rsidTr="005946CD">
        <w:tc>
          <w:tcPr>
            <w:tcW w:w="5000" w:type="pct"/>
            <w:gridSpan w:val="2"/>
          </w:tcPr>
          <w:p w14:paraId="7E80F3C2" w14:textId="77777777" w:rsidR="00674813" w:rsidRPr="00EC5992" w:rsidRDefault="00674813" w:rsidP="000B0F71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2B91B772" w14:textId="77777777" w:rsidR="00674813" w:rsidRPr="00651416" w:rsidRDefault="00674813" w:rsidP="000B0F71">
            <w:pPr>
              <w:rPr>
                <w:rFonts w:ascii="Arial" w:hAnsi="Arial" w:cs="Arial"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[FE1] Fluxo Exceção 1:</w:t>
            </w:r>
            <w:r w:rsidRPr="00651416">
              <w:rPr>
                <w:rFonts w:ascii="Arial" w:hAnsi="Arial" w:cs="Arial"/>
                <w:lang w:val="pt-BR"/>
              </w:rPr>
              <w:t xml:space="preserve"> </w:t>
            </w:r>
            <w:r w:rsidR="00110497" w:rsidRPr="00651416">
              <w:rPr>
                <w:rFonts w:ascii="Arial" w:hAnsi="Arial" w:cs="Arial"/>
                <w:lang w:val="pt-BR"/>
              </w:rPr>
              <w:t xml:space="preserve">No cadastro, constatar informações inconsistentes. É </w:t>
            </w:r>
            <w:r w:rsidR="00FF5CD2" w:rsidRPr="00651416">
              <w:rPr>
                <w:rFonts w:ascii="Arial" w:hAnsi="Arial" w:cs="Arial"/>
                <w:lang w:val="pt-BR"/>
              </w:rPr>
              <w:t>mostrado um alerta pedindo retificação.</w:t>
            </w:r>
          </w:p>
          <w:p w14:paraId="1B7D2A6D" w14:textId="47A2788D" w:rsidR="00FF5CD2" w:rsidRPr="00651416" w:rsidRDefault="00FF5CD2" w:rsidP="000B0F71">
            <w:pPr>
              <w:rPr>
                <w:rFonts w:ascii="Arial" w:hAnsi="Arial" w:cs="Arial"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[FE2] Fluxo Exceção 2:</w:t>
            </w:r>
            <w:r w:rsidRPr="00651416">
              <w:rPr>
                <w:rFonts w:ascii="Arial" w:hAnsi="Arial" w:cs="Arial"/>
                <w:lang w:val="pt-BR"/>
              </w:rPr>
              <w:t xml:space="preserve"> </w:t>
            </w:r>
            <w:r w:rsidRPr="00651416">
              <w:rPr>
                <w:rFonts w:ascii="Arial" w:hAnsi="Arial" w:cs="Arial"/>
                <w:bCs/>
                <w:lang w:val="pt-BR"/>
              </w:rPr>
              <w:t xml:space="preserve">Usuário tentar </w:t>
            </w:r>
            <w:proofErr w:type="spellStart"/>
            <w:r w:rsidRPr="00651416">
              <w:rPr>
                <w:rFonts w:ascii="Arial" w:hAnsi="Arial" w:cs="Arial"/>
                <w:bCs/>
                <w:lang w:val="pt-BR"/>
              </w:rPr>
              <w:t>logar</w:t>
            </w:r>
            <w:proofErr w:type="spellEnd"/>
            <w:r w:rsidRPr="00651416">
              <w:rPr>
                <w:rFonts w:ascii="Arial" w:hAnsi="Arial" w:cs="Arial"/>
                <w:bCs/>
                <w:lang w:val="pt-BR"/>
              </w:rPr>
              <w:t xml:space="preserve"> com informações </w:t>
            </w:r>
            <w:r w:rsidR="00B421A3">
              <w:rPr>
                <w:rFonts w:ascii="Arial" w:hAnsi="Arial" w:cs="Arial"/>
                <w:bCs/>
                <w:lang w:val="pt-BR"/>
              </w:rPr>
              <w:t>n</w:t>
            </w:r>
            <w:r w:rsidRPr="00651416">
              <w:rPr>
                <w:rFonts w:ascii="Arial" w:hAnsi="Arial" w:cs="Arial"/>
                <w:bCs/>
                <w:lang w:val="pt-BR"/>
              </w:rPr>
              <w:t>ão cadastradas. É apresentado um alerta pedindo retificação.</w:t>
            </w:r>
          </w:p>
          <w:p w14:paraId="341455B5" w14:textId="61046EAE" w:rsidR="00FF5CD2" w:rsidRPr="00651416" w:rsidRDefault="00FF5CD2" w:rsidP="000B0F71">
            <w:pPr>
              <w:rPr>
                <w:rFonts w:ascii="Arial" w:hAnsi="Arial" w:cs="Arial"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[FE3] Fluxo Exceção 3:</w:t>
            </w:r>
            <w:r w:rsidRPr="00651416">
              <w:rPr>
                <w:rFonts w:ascii="Arial" w:hAnsi="Arial" w:cs="Arial"/>
                <w:lang w:val="pt-BR"/>
              </w:rPr>
              <w:t xml:space="preserve"> Na edição, usuário tentar inserir informações inconsistentes. É mostrado um alerta pedindo retificação.</w:t>
            </w:r>
          </w:p>
        </w:tc>
      </w:tr>
      <w:tr w:rsidR="00674813" w:rsidRPr="002A200F" w14:paraId="5912919A" w14:textId="77777777" w:rsidTr="005946CD">
        <w:tc>
          <w:tcPr>
            <w:tcW w:w="5000" w:type="pct"/>
            <w:gridSpan w:val="2"/>
          </w:tcPr>
          <w:p w14:paraId="7FA5883A" w14:textId="77777777" w:rsidR="00674813" w:rsidRPr="00EC5992" w:rsidRDefault="00674813" w:rsidP="000B0F71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br w:type="page"/>
            </w: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00CD250A" w14:textId="5A645994" w:rsidR="00FF5CD2" w:rsidRPr="00651416" w:rsidRDefault="00CB51C3" w:rsidP="000B0F71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Usuário cadastrado, logado, editado ou excluído.</w:t>
            </w:r>
          </w:p>
        </w:tc>
      </w:tr>
      <w:tr w:rsidR="00674813" w:rsidRPr="002A200F" w14:paraId="1F93F355" w14:textId="77777777" w:rsidTr="005946CD">
        <w:tc>
          <w:tcPr>
            <w:tcW w:w="5000" w:type="pct"/>
            <w:gridSpan w:val="2"/>
          </w:tcPr>
          <w:p w14:paraId="3FCFFED0" w14:textId="77777777" w:rsidR="00674813" w:rsidRPr="00EC5992" w:rsidRDefault="00674813" w:rsidP="000B0F71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386897CA" w14:textId="6E0618C4" w:rsidR="00EA68DF" w:rsidRPr="00651416" w:rsidRDefault="00EA68DF" w:rsidP="000B0F71">
            <w:pPr>
              <w:rPr>
                <w:rFonts w:ascii="Arial" w:hAnsi="Arial" w:cs="Arial"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[RN005]</w:t>
            </w:r>
            <w:r w:rsidRPr="00651416">
              <w:rPr>
                <w:rFonts w:ascii="Arial" w:hAnsi="Arial" w:cs="Arial"/>
                <w:lang w:val="pt-BR"/>
              </w:rPr>
              <w:t xml:space="preserve"> – Permissão de edição de dados</w:t>
            </w:r>
          </w:p>
        </w:tc>
      </w:tr>
    </w:tbl>
    <w:p w14:paraId="2BE80C42" w14:textId="77777777" w:rsidR="007929F5" w:rsidRDefault="007929F5" w:rsidP="009611C6">
      <w:pPr>
        <w:spacing w:line="360" w:lineRule="auto"/>
        <w:rPr>
          <w:highlight w:val="yellow"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7929F5" w:rsidRPr="002A200F" w14:paraId="6A5CBDE8" w14:textId="77777777" w:rsidTr="005946CD">
        <w:tc>
          <w:tcPr>
            <w:tcW w:w="5000" w:type="pct"/>
            <w:gridSpan w:val="2"/>
          </w:tcPr>
          <w:p w14:paraId="5617CE93" w14:textId="222D2EBE" w:rsidR="007929F5" w:rsidRPr="007022DE" w:rsidRDefault="007929F5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7022DE">
              <w:rPr>
                <w:rFonts w:ascii="Arial" w:hAnsi="Arial" w:cs="Arial"/>
                <w:b/>
                <w:bCs/>
                <w:lang w:val="pt-BR"/>
              </w:rPr>
              <w:lastRenderedPageBreak/>
              <w:t>CSU00</w:t>
            </w:r>
            <w:r w:rsidR="009611C6" w:rsidRPr="007022DE">
              <w:rPr>
                <w:rFonts w:ascii="Arial" w:hAnsi="Arial" w:cs="Arial"/>
                <w:b/>
                <w:bCs/>
                <w:lang w:val="pt-BR"/>
              </w:rPr>
              <w:t>2</w:t>
            </w:r>
            <w:r w:rsidRPr="007022DE">
              <w:rPr>
                <w:rFonts w:ascii="Arial" w:hAnsi="Arial" w:cs="Arial"/>
                <w:b/>
                <w:bCs/>
                <w:lang w:val="pt-BR"/>
              </w:rPr>
              <w:t xml:space="preserve"> – Manter Grupos de estudos</w:t>
            </w:r>
          </w:p>
        </w:tc>
      </w:tr>
      <w:tr w:rsidR="007929F5" w:rsidRPr="002A200F" w14:paraId="6EC721DB" w14:textId="77777777" w:rsidTr="005946CD">
        <w:tc>
          <w:tcPr>
            <w:tcW w:w="1119" w:type="pct"/>
          </w:tcPr>
          <w:p w14:paraId="02EE6BB0" w14:textId="77777777" w:rsidR="007929F5" w:rsidRPr="00480ACC" w:rsidRDefault="007929F5" w:rsidP="007D2057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480ACC">
              <w:rPr>
                <w:rFonts w:ascii="Arial" w:hAnsi="Arial" w:cs="Arial"/>
                <w:b/>
                <w:bCs/>
                <w:u w:val="single"/>
              </w:rPr>
              <w:t>Sumário</w:t>
            </w:r>
            <w:proofErr w:type="spellEnd"/>
            <w:r w:rsidRPr="00480AC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0FA602D3" w14:textId="3CC634BE" w:rsidR="007929F5" w:rsidRPr="007022DE" w:rsidRDefault="007929F5" w:rsidP="007D2057">
            <w:pPr>
              <w:rPr>
                <w:rFonts w:ascii="Arial" w:hAnsi="Arial" w:cs="Arial"/>
                <w:lang w:val="pt-BR"/>
              </w:rPr>
            </w:pPr>
            <w:r w:rsidRPr="007022DE">
              <w:rPr>
                <w:rFonts w:ascii="Arial" w:hAnsi="Arial" w:cs="Arial"/>
                <w:lang w:val="pt-BR"/>
              </w:rPr>
              <w:t>Caso de uso referente ao CRUD de Grupos de Estudos.</w:t>
            </w:r>
          </w:p>
        </w:tc>
      </w:tr>
      <w:tr w:rsidR="007929F5" w:rsidRPr="002A200F" w14:paraId="07A3F75B" w14:textId="77777777" w:rsidTr="005946CD">
        <w:tc>
          <w:tcPr>
            <w:tcW w:w="5000" w:type="pct"/>
            <w:gridSpan w:val="2"/>
          </w:tcPr>
          <w:p w14:paraId="686AD128" w14:textId="77777777" w:rsidR="007929F5" w:rsidRPr="00480ACC" w:rsidRDefault="007929F5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64E6DC72" w14:textId="1E267D90" w:rsidR="007929F5" w:rsidRPr="00651416" w:rsidRDefault="007929F5" w:rsidP="007D2057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>Usuário deve estar logado no sistema.</w:t>
            </w:r>
          </w:p>
        </w:tc>
      </w:tr>
      <w:tr w:rsidR="007929F5" w:rsidRPr="002A200F" w14:paraId="1707C7E9" w14:textId="77777777" w:rsidTr="005946CD">
        <w:tc>
          <w:tcPr>
            <w:tcW w:w="5000" w:type="pct"/>
            <w:gridSpan w:val="2"/>
          </w:tcPr>
          <w:p w14:paraId="38550DCA" w14:textId="77777777" w:rsidR="007929F5" w:rsidRPr="007022DE" w:rsidRDefault="007929F5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7022DE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71DBF1F2" w14:textId="5E60D639" w:rsidR="007929F5" w:rsidRPr="00651416" w:rsidRDefault="002D5F51" w:rsidP="007D2057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1 – Login no sistema</w:t>
            </w:r>
          </w:p>
          <w:p w14:paraId="1522B402" w14:textId="77777777" w:rsidR="002D5F51" w:rsidRPr="00651416" w:rsidRDefault="002D5F51" w:rsidP="007D2057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2 – Aba Grupos de Estudos</w:t>
            </w:r>
          </w:p>
          <w:p w14:paraId="3FBB62F4" w14:textId="77777777" w:rsidR="002D5F51" w:rsidRPr="00651416" w:rsidRDefault="002D5F51" w:rsidP="007D2057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3 – Pesquisar Grupo</w:t>
            </w:r>
          </w:p>
          <w:p w14:paraId="31FECCE9" w14:textId="6A6A6876" w:rsidR="00D56CA4" w:rsidRPr="00651416" w:rsidRDefault="00A76A9E" w:rsidP="007D2057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 xml:space="preserve">      3.1 – Encontrar Grupo pesquisado</w:t>
            </w:r>
          </w:p>
        </w:tc>
      </w:tr>
      <w:tr w:rsidR="007929F5" w:rsidRPr="002A200F" w14:paraId="0D22BB85" w14:textId="77777777" w:rsidTr="005946CD">
        <w:tc>
          <w:tcPr>
            <w:tcW w:w="5000" w:type="pct"/>
            <w:gridSpan w:val="2"/>
          </w:tcPr>
          <w:p w14:paraId="208CF124" w14:textId="77777777" w:rsidR="007929F5" w:rsidRPr="00480ACC" w:rsidRDefault="007929F5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5A0BAE18" w14:textId="37DBDB34" w:rsidR="007929F5" w:rsidRPr="00651416" w:rsidRDefault="00C53EB6" w:rsidP="007D2057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 xml:space="preserve">1 – </w:t>
            </w:r>
            <w:proofErr w:type="gramStart"/>
            <w:r w:rsidRPr="00651416">
              <w:rPr>
                <w:rFonts w:ascii="Arial" w:hAnsi="Arial" w:cs="Arial"/>
                <w:bCs/>
                <w:lang w:val="pt-BR"/>
              </w:rPr>
              <w:t>Criar novo</w:t>
            </w:r>
            <w:proofErr w:type="gramEnd"/>
            <w:r w:rsidRPr="00651416">
              <w:rPr>
                <w:rFonts w:ascii="Arial" w:hAnsi="Arial" w:cs="Arial"/>
                <w:bCs/>
                <w:lang w:val="pt-BR"/>
              </w:rPr>
              <w:t xml:space="preserve"> grupo de estudos</w:t>
            </w:r>
          </w:p>
        </w:tc>
      </w:tr>
      <w:tr w:rsidR="007929F5" w:rsidRPr="002A200F" w14:paraId="0FD281B2" w14:textId="77777777" w:rsidTr="005946CD">
        <w:tc>
          <w:tcPr>
            <w:tcW w:w="5000" w:type="pct"/>
            <w:gridSpan w:val="2"/>
          </w:tcPr>
          <w:p w14:paraId="088086E8" w14:textId="77777777" w:rsidR="007929F5" w:rsidRPr="00480ACC" w:rsidRDefault="007929F5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585088FC" w14:textId="77777777" w:rsidR="007929F5" w:rsidRPr="00651416" w:rsidRDefault="007929F5" w:rsidP="007D2057">
            <w:pPr>
              <w:rPr>
                <w:rFonts w:ascii="Arial" w:hAnsi="Arial" w:cs="Arial"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[FE1] Fluxo Exceção 1:</w:t>
            </w:r>
            <w:r w:rsidRPr="00651416">
              <w:rPr>
                <w:rFonts w:ascii="Arial" w:hAnsi="Arial" w:cs="Arial"/>
                <w:lang w:val="pt-BR"/>
              </w:rPr>
              <w:t xml:space="preserve"> </w:t>
            </w:r>
            <w:r w:rsidR="00C53EB6" w:rsidRPr="00651416">
              <w:rPr>
                <w:rFonts w:ascii="Arial" w:hAnsi="Arial" w:cs="Arial"/>
                <w:bCs/>
                <w:lang w:val="pt-BR"/>
              </w:rPr>
              <w:t>Grupo pesquisado não e</w:t>
            </w:r>
            <w:r w:rsidR="006A37D9" w:rsidRPr="00651416">
              <w:rPr>
                <w:rFonts w:ascii="Arial" w:hAnsi="Arial" w:cs="Arial"/>
                <w:bCs/>
                <w:lang w:val="pt-BR"/>
              </w:rPr>
              <w:t>ncontrado, é exibido alerta de “Pesquisa não retornou nenhum resultado”</w:t>
            </w:r>
          </w:p>
          <w:p w14:paraId="45C41E7D" w14:textId="6B513E07" w:rsidR="004A62C2" w:rsidRPr="00651416" w:rsidRDefault="004A62C2" w:rsidP="007D2057">
            <w:pPr>
              <w:rPr>
                <w:rFonts w:ascii="Arial" w:hAnsi="Arial" w:cs="Arial"/>
                <w:lang w:val="pt-BR"/>
              </w:rPr>
            </w:pPr>
            <w:r w:rsidRPr="00480ACC">
              <w:rPr>
                <w:rFonts w:ascii="Arial" w:hAnsi="Arial" w:cs="Arial"/>
                <w:b/>
                <w:lang w:val="pt-BR"/>
              </w:rPr>
              <w:t>[FE2] Fluxo Exceção 2:</w:t>
            </w:r>
            <w:r w:rsidRPr="00651416">
              <w:rPr>
                <w:rFonts w:ascii="Arial" w:hAnsi="Arial" w:cs="Arial"/>
                <w:bCs/>
                <w:lang w:val="pt-BR"/>
              </w:rPr>
              <w:t xml:space="preserve"> </w:t>
            </w:r>
            <w:r w:rsidRPr="00651416">
              <w:rPr>
                <w:rFonts w:ascii="Arial" w:hAnsi="Arial" w:cs="Arial"/>
                <w:lang w:val="pt-BR"/>
              </w:rPr>
              <w:t xml:space="preserve">Falta de informação para </w:t>
            </w:r>
            <w:proofErr w:type="gramStart"/>
            <w:r w:rsidRPr="00651416">
              <w:rPr>
                <w:rFonts w:ascii="Arial" w:hAnsi="Arial" w:cs="Arial"/>
                <w:lang w:val="pt-BR"/>
              </w:rPr>
              <w:t>criar novo</w:t>
            </w:r>
            <w:proofErr w:type="gramEnd"/>
            <w:r w:rsidRPr="00651416">
              <w:rPr>
                <w:rFonts w:ascii="Arial" w:hAnsi="Arial" w:cs="Arial"/>
                <w:lang w:val="pt-BR"/>
              </w:rPr>
              <w:t xml:space="preserve"> grupo, é exibido alerta para retificar.</w:t>
            </w:r>
          </w:p>
        </w:tc>
      </w:tr>
      <w:tr w:rsidR="007929F5" w:rsidRPr="002A200F" w14:paraId="46F6954A" w14:textId="77777777" w:rsidTr="005946CD">
        <w:tc>
          <w:tcPr>
            <w:tcW w:w="5000" w:type="pct"/>
            <w:gridSpan w:val="2"/>
          </w:tcPr>
          <w:p w14:paraId="19C64CCD" w14:textId="77777777" w:rsidR="007929F5" w:rsidRPr="00480ACC" w:rsidRDefault="007929F5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br w:type="page"/>
            </w:r>
            <w:r w:rsidRPr="00480AC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677D24B8" w14:textId="0471ABE0" w:rsidR="007929F5" w:rsidRPr="00651416" w:rsidRDefault="00074DFD" w:rsidP="007D2057">
            <w:pPr>
              <w:rPr>
                <w:rFonts w:ascii="Arial" w:hAnsi="Arial" w:cs="Arial"/>
                <w:bCs/>
                <w:lang w:val="pt-BR"/>
              </w:rPr>
            </w:pPr>
            <w:r w:rsidRPr="00651416">
              <w:rPr>
                <w:rFonts w:ascii="Arial" w:hAnsi="Arial" w:cs="Arial"/>
                <w:bCs/>
                <w:lang w:val="pt-BR"/>
              </w:rPr>
              <w:t>Grupo encontrado ou novo grupo criado</w:t>
            </w:r>
          </w:p>
        </w:tc>
      </w:tr>
      <w:tr w:rsidR="007929F5" w:rsidRPr="002A200F" w14:paraId="6D958935" w14:textId="77777777" w:rsidTr="005946CD">
        <w:tc>
          <w:tcPr>
            <w:tcW w:w="5000" w:type="pct"/>
            <w:gridSpan w:val="2"/>
          </w:tcPr>
          <w:p w14:paraId="261B45C5" w14:textId="77777777" w:rsidR="007929F5" w:rsidRPr="00480ACC" w:rsidRDefault="007929F5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7CCA07AE" w14:textId="73D5D2D4" w:rsidR="00513F80" w:rsidRPr="00651416" w:rsidRDefault="00513F80" w:rsidP="007D2057">
            <w:pPr>
              <w:rPr>
                <w:rFonts w:ascii="Arial" w:hAnsi="Arial" w:cs="Arial"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[RN004]</w:t>
            </w:r>
            <w:r w:rsidRPr="00651416">
              <w:rPr>
                <w:rFonts w:ascii="Arial" w:hAnsi="Arial" w:cs="Arial"/>
                <w:lang w:val="pt-BR"/>
              </w:rPr>
              <w:t xml:space="preserve"> – Os grupos de estudo terão até 10 pessoas</w:t>
            </w:r>
          </w:p>
        </w:tc>
      </w:tr>
    </w:tbl>
    <w:p w14:paraId="75B8E1EF" w14:textId="2A1F9F46" w:rsidR="003417D6" w:rsidRDefault="003417D6" w:rsidP="007D2057">
      <w:pPr>
        <w:spacing w:line="360" w:lineRule="auto"/>
        <w:rPr>
          <w:highlight w:val="yellow"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D01D6E" w:rsidRPr="002A200F" w14:paraId="631836E4" w14:textId="77777777" w:rsidTr="005946CD">
        <w:tc>
          <w:tcPr>
            <w:tcW w:w="5000" w:type="pct"/>
            <w:gridSpan w:val="2"/>
          </w:tcPr>
          <w:p w14:paraId="5A7C06A8" w14:textId="34011757" w:rsidR="00D01D6E" w:rsidRPr="00EC5992" w:rsidRDefault="00D01D6E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CSU00</w:t>
            </w:r>
            <w:r w:rsidR="000F45E7">
              <w:rPr>
                <w:rFonts w:ascii="Arial" w:hAnsi="Arial" w:cs="Arial"/>
                <w:b/>
                <w:bCs/>
                <w:lang w:val="pt-BR"/>
              </w:rPr>
              <w:t>3</w:t>
            </w: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 – </w:t>
            </w:r>
            <w:r w:rsidR="000F45E7">
              <w:rPr>
                <w:rFonts w:ascii="Arial" w:hAnsi="Arial" w:cs="Arial"/>
                <w:b/>
                <w:bCs/>
                <w:lang w:val="pt-BR"/>
              </w:rPr>
              <w:t>Ingressar em grupos de estudos</w:t>
            </w:r>
          </w:p>
        </w:tc>
      </w:tr>
      <w:tr w:rsidR="00D01D6E" w:rsidRPr="002A200F" w14:paraId="0FCDF16F" w14:textId="77777777" w:rsidTr="005946CD">
        <w:tc>
          <w:tcPr>
            <w:tcW w:w="1119" w:type="pct"/>
          </w:tcPr>
          <w:p w14:paraId="32FEBD31" w14:textId="77777777" w:rsidR="00D01D6E" w:rsidRPr="00EC5992" w:rsidRDefault="00D01D6E" w:rsidP="005946CD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EC5992">
              <w:rPr>
                <w:rFonts w:ascii="Arial" w:hAnsi="Arial" w:cs="Arial"/>
                <w:b/>
                <w:bCs/>
                <w:u w:val="single"/>
              </w:rPr>
              <w:t>Sumário</w:t>
            </w:r>
            <w:proofErr w:type="spellEnd"/>
            <w:r w:rsidRPr="00EC5992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71ACDE02" w14:textId="356D3AEA" w:rsidR="00D01D6E" w:rsidRPr="00651416" w:rsidRDefault="00D94633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Cas</w:t>
            </w:r>
            <w:r w:rsidR="009A7C8D">
              <w:rPr>
                <w:rFonts w:ascii="Arial" w:hAnsi="Arial" w:cs="Arial"/>
                <w:lang w:val="pt-BR"/>
              </w:rPr>
              <w:t>o de uso referente ao ingresso no grupo de estudos.</w:t>
            </w:r>
          </w:p>
        </w:tc>
      </w:tr>
      <w:tr w:rsidR="00D01D6E" w:rsidRPr="002A200F" w14:paraId="19771016" w14:textId="77777777" w:rsidTr="005946CD">
        <w:tc>
          <w:tcPr>
            <w:tcW w:w="5000" w:type="pct"/>
            <w:gridSpan w:val="2"/>
          </w:tcPr>
          <w:p w14:paraId="53FF1B46" w14:textId="77777777" w:rsidR="00D01D6E" w:rsidRDefault="00D01D6E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12F699CD" w14:textId="33C62C42" w:rsidR="009A7C8D" w:rsidRPr="009A7C8D" w:rsidRDefault="009A7C8D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Estar logado </w:t>
            </w:r>
            <w:r w:rsidR="00C95397">
              <w:rPr>
                <w:rFonts w:ascii="Arial" w:hAnsi="Arial" w:cs="Arial"/>
                <w:lang w:val="pt-BR"/>
              </w:rPr>
              <w:t>no sistema e acessar aba de grupos de estudos</w:t>
            </w:r>
          </w:p>
        </w:tc>
      </w:tr>
      <w:tr w:rsidR="00D01D6E" w:rsidRPr="002A200F" w14:paraId="19D62F2E" w14:textId="77777777" w:rsidTr="005946CD">
        <w:tc>
          <w:tcPr>
            <w:tcW w:w="5000" w:type="pct"/>
            <w:gridSpan w:val="2"/>
          </w:tcPr>
          <w:p w14:paraId="07B0E1D4" w14:textId="77777777" w:rsidR="00D01D6E" w:rsidRPr="007C666D" w:rsidRDefault="00D01D6E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7C666D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27D44095" w14:textId="55A0C330" w:rsidR="00FB424E" w:rsidRPr="007C666D" w:rsidRDefault="00A31E77" w:rsidP="00FB424E">
            <w:pPr>
              <w:rPr>
                <w:rFonts w:ascii="Arial" w:hAnsi="Arial" w:cs="Arial"/>
                <w:lang w:val="pt-BR"/>
              </w:rPr>
            </w:pPr>
            <w:r w:rsidRPr="007C666D">
              <w:rPr>
                <w:rFonts w:ascii="Arial" w:hAnsi="Arial" w:cs="Arial"/>
                <w:lang w:val="pt-BR"/>
              </w:rPr>
              <w:t>1 – Login no sistema</w:t>
            </w:r>
          </w:p>
          <w:p w14:paraId="136CDF35" w14:textId="3C6B64C3" w:rsidR="000B095D" w:rsidRPr="007C666D" w:rsidRDefault="000B095D" w:rsidP="00FB424E">
            <w:pPr>
              <w:rPr>
                <w:rFonts w:ascii="Arial" w:hAnsi="Arial" w:cs="Arial"/>
                <w:lang w:val="pt-BR"/>
              </w:rPr>
            </w:pPr>
            <w:r w:rsidRPr="007C666D">
              <w:rPr>
                <w:rFonts w:ascii="Arial" w:hAnsi="Arial" w:cs="Arial"/>
                <w:lang w:val="pt-BR"/>
              </w:rPr>
              <w:t>2 – Acessar aba Grupos de Estudo</w:t>
            </w:r>
          </w:p>
          <w:p w14:paraId="720BC1FD" w14:textId="3E546B49" w:rsidR="00D01D6E" w:rsidRPr="007C666D" w:rsidRDefault="007C666D" w:rsidP="007C666D">
            <w:pPr>
              <w:rPr>
                <w:rFonts w:ascii="Arial" w:hAnsi="Arial" w:cs="Arial"/>
                <w:lang w:val="pt-BR"/>
              </w:rPr>
            </w:pPr>
            <w:r w:rsidRPr="007C666D">
              <w:rPr>
                <w:rFonts w:ascii="Arial" w:hAnsi="Arial" w:cs="Arial"/>
                <w:lang w:val="pt-BR"/>
              </w:rPr>
              <w:t>3 –</w:t>
            </w:r>
            <w:r w:rsidR="000B095D" w:rsidRPr="007C666D">
              <w:rPr>
                <w:rFonts w:ascii="Arial" w:hAnsi="Arial" w:cs="Arial"/>
                <w:lang w:val="pt-BR"/>
              </w:rPr>
              <w:t xml:space="preserve"> </w:t>
            </w:r>
            <w:r w:rsidRPr="007C666D">
              <w:rPr>
                <w:rFonts w:ascii="Arial" w:hAnsi="Arial" w:cs="Arial"/>
                <w:lang w:val="pt-BR"/>
              </w:rPr>
              <w:t>Pesquisar Grupo</w:t>
            </w:r>
          </w:p>
          <w:p w14:paraId="4E151512" w14:textId="332780AC" w:rsidR="007C666D" w:rsidRPr="007C666D" w:rsidRDefault="007C666D" w:rsidP="007C666D">
            <w:pPr>
              <w:rPr>
                <w:lang w:val="pt-BR"/>
              </w:rPr>
            </w:pPr>
            <w:r w:rsidRPr="007C666D">
              <w:rPr>
                <w:rFonts w:ascii="Arial" w:hAnsi="Arial" w:cs="Arial"/>
                <w:lang w:val="pt-BR"/>
              </w:rPr>
              <w:t>4 – Ingressar no Grupo</w:t>
            </w:r>
          </w:p>
        </w:tc>
      </w:tr>
      <w:tr w:rsidR="00D01D6E" w:rsidRPr="00651416" w14:paraId="6CEA6B5C" w14:textId="77777777" w:rsidTr="005946CD">
        <w:tc>
          <w:tcPr>
            <w:tcW w:w="5000" w:type="pct"/>
            <w:gridSpan w:val="2"/>
          </w:tcPr>
          <w:p w14:paraId="48DCB0CE" w14:textId="77777777" w:rsidR="00D01D6E" w:rsidRPr="00EC5992" w:rsidRDefault="00D01D6E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74EA60AE" w14:textId="77777777" w:rsidR="00D01D6E" w:rsidRDefault="00376DE7" w:rsidP="005946CD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1 – Criar um grupo de estudos</w:t>
            </w:r>
          </w:p>
          <w:p w14:paraId="5577B869" w14:textId="38E4F4F4" w:rsidR="00376DE7" w:rsidRPr="00651416" w:rsidRDefault="00376DE7" w:rsidP="005946CD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2 – Ingressar no grupo criado</w:t>
            </w:r>
          </w:p>
        </w:tc>
      </w:tr>
      <w:tr w:rsidR="00D01D6E" w:rsidRPr="002A200F" w14:paraId="24086BAC" w14:textId="77777777" w:rsidTr="005946CD">
        <w:tc>
          <w:tcPr>
            <w:tcW w:w="5000" w:type="pct"/>
            <w:gridSpan w:val="2"/>
          </w:tcPr>
          <w:p w14:paraId="547B79A2" w14:textId="57FCC9DD" w:rsidR="00E53580" w:rsidRPr="00E53580" w:rsidRDefault="00D01D6E" w:rsidP="00E53580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41C45547" w14:textId="6DF52A40" w:rsidR="00D01D6E" w:rsidRPr="00651416" w:rsidRDefault="00E53580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Não se aplica</w:t>
            </w:r>
          </w:p>
        </w:tc>
      </w:tr>
      <w:tr w:rsidR="00D01D6E" w:rsidRPr="002A200F" w14:paraId="69AA281E" w14:textId="77777777" w:rsidTr="005946CD">
        <w:tc>
          <w:tcPr>
            <w:tcW w:w="5000" w:type="pct"/>
            <w:gridSpan w:val="2"/>
          </w:tcPr>
          <w:p w14:paraId="72176805" w14:textId="77777777" w:rsidR="00D01D6E" w:rsidRPr="00EC5992" w:rsidRDefault="00D01D6E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br w:type="page"/>
            </w: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06FE6D0C" w14:textId="693F97D1" w:rsidR="00D01D6E" w:rsidRPr="00651416" w:rsidRDefault="00D01D6E" w:rsidP="005946CD">
            <w:pPr>
              <w:rPr>
                <w:rFonts w:ascii="Arial" w:hAnsi="Arial" w:cs="Arial"/>
                <w:lang w:val="pt-BR"/>
              </w:rPr>
            </w:pPr>
            <w:r w:rsidRPr="00651416">
              <w:rPr>
                <w:rFonts w:ascii="Arial" w:hAnsi="Arial" w:cs="Arial"/>
                <w:lang w:val="pt-BR"/>
              </w:rPr>
              <w:t>Usuário</w:t>
            </w:r>
            <w:r w:rsidR="00E53580">
              <w:rPr>
                <w:rFonts w:ascii="Arial" w:hAnsi="Arial" w:cs="Arial"/>
                <w:lang w:val="pt-BR"/>
              </w:rPr>
              <w:t xml:space="preserve"> ingresso no grupo</w:t>
            </w:r>
          </w:p>
        </w:tc>
      </w:tr>
      <w:tr w:rsidR="00D01D6E" w:rsidRPr="002A200F" w14:paraId="6B18D124" w14:textId="77777777" w:rsidTr="005946CD">
        <w:tc>
          <w:tcPr>
            <w:tcW w:w="5000" w:type="pct"/>
            <w:gridSpan w:val="2"/>
          </w:tcPr>
          <w:p w14:paraId="3FD20108" w14:textId="77777777" w:rsidR="00D01D6E" w:rsidRPr="00EC5992" w:rsidRDefault="00D01D6E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C5992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767E6C97" w14:textId="316585E4" w:rsidR="00D01D6E" w:rsidRPr="00651416" w:rsidRDefault="00E53580" w:rsidP="005946CD">
            <w:pPr>
              <w:rPr>
                <w:rFonts w:ascii="Arial" w:hAnsi="Arial" w:cs="Arial"/>
                <w:lang w:val="pt-BR"/>
              </w:rPr>
            </w:pPr>
            <w:r w:rsidRPr="00480ACC">
              <w:rPr>
                <w:rFonts w:ascii="Arial" w:hAnsi="Arial" w:cs="Arial"/>
                <w:b/>
                <w:bCs/>
                <w:lang w:val="pt-BR"/>
              </w:rPr>
              <w:t>[RN004]</w:t>
            </w:r>
            <w:r w:rsidRPr="00651416">
              <w:rPr>
                <w:rFonts w:ascii="Arial" w:hAnsi="Arial" w:cs="Arial"/>
                <w:lang w:val="pt-BR"/>
              </w:rPr>
              <w:t xml:space="preserve"> – Os grupos de estudo terão até 10 pessoas</w:t>
            </w:r>
          </w:p>
        </w:tc>
      </w:tr>
    </w:tbl>
    <w:p w14:paraId="040F4FFB" w14:textId="77777777" w:rsidR="00D01D6E" w:rsidRPr="008D3415" w:rsidRDefault="00D01D6E" w:rsidP="007D2057">
      <w:pPr>
        <w:spacing w:line="360" w:lineRule="auto"/>
        <w:rPr>
          <w:highlight w:val="yellow"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6D7D77" w:rsidRPr="00946400" w14:paraId="36034EAA" w14:textId="77777777" w:rsidTr="005946CD">
        <w:tc>
          <w:tcPr>
            <w:tcW w:w="5000" w:type="pct"/>
            <w:gridSpan w:val="2"/>
          </w:tcPr>
          <w:p w14:paraId="14D1219D" w14:textId="6BBC5E2C" w:rsidR="006D7D77" w:rsidRPr="00946400" w:rsidRDefault="006D7D77" w:rsidP="007D2057">
            <w:pPr>
              <w:rPr>
                <w:rFonts w:ascii="Arial" w:hAnsi="Arial" w:cs="Arial"/>
                <w:b/>
                <w:bCs/>
              </w:rPr>
            </w:pPr>
            <w:r w:rsidRPr="00946400">
              <w:rPr>
                <w:rFonts w:ascii="Arial" w:hAnsi="Arial" w:cs="Arial"/>
                <w:b/>
                <w:bCs/>
              </w:rPr>
              <w:t>CSU00</w:t>
            </w:r>
            <w:r w:rsidR="00E53580">
              <w:rPr>
                <w:rFonts w:ascii="Arial" w:hAnsi="Arial" w:cs="Arial"/>
                <w:b/>
                <w:bCs/>
              </w:rPr>
              <w:t>4</w:t>
            </w:r>
            <w:r w:rsidRPr="00946400">
              <w:rPr>
                <w:rFonts w:ascii="Arial" w:hAnsi="Arial" w:cs="Arial"/>
                <w:b/>
                <w:bCs/>
              </w:rPr>
              <w:t xml:space="preserve"> – </w:t>
            </w:r>
            <w:proofErr w:type="spellStart"/>
            <w:r w:rsidRPr="00946400">
              <w:rPr>
                <w:rFonts w:ascii="Arial" w:hAnsi="Arial" w:cs="Arial"/>
                <w:b/>
                <w:bCs/>
              </w:rPr>
              <w:t>Solicitar</w:t>
            </w:r>
            <w:proofErr w:type="spellEnd"/>
            <w:r w:rsidRPr="00946400">
              <w:rPr>
                <w:rFonts w:ascii="Arial" w:hAnsi="Arial" w:cs="Arial"/>
                <w:b/>
                <w:bCs/>
              </w:rPr>
              <w:t xml:space="preserve"> Pronto </w:t>
            </w:r>
            <w:proofErr w:type="spellStart"/>
            <w:r w:rsidRPr="00946400">
              <w:rPr>
                <w:rFonts w:ascii="Arial" w:hAnsi="Arial" w:cs="Arial"/>
                <w:b/>
                <w:bCs/>
              </w:rPr>
              <w:t>Atendimento</w:t>
            </w:r>
            <w:proofErr w:type="spellEnd"/>
          </w:p>
        </w:tc>
      </w:tr>
      <w:tr w:rsidR="006D7D77" w:rsidRPr="002A200F" w14:paraId="47B177D0" w14:textId="77777777" w:rsidTr="005946CD">
        <w:tc>
          <w:tcPr>
            <w:tcW w:w="1119" w:type="pct"/>
          </w:tcPr>
          <w:p w14:paraId="37EDA64D" w14:textId="77777777" w:rsidR="006D7D77" w:rsidRPr="00946400" w:rsidRDefault="006D7D77" w:rsidP="007D2057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946400">
              <w:rPr>
                <w:rFonts w:ascii="Arial" w:hAnsi="Arial" w:cs="Arial"/>
                <w:b/>
                <w:bCs/>
                <w:u w:val="single"/>
              </w:rPr>
              <w:t>Sumário</w:t>
            </w:r>
            <w:proofErr w:type="spellEnd"/>
            <w:r w:rsidRPr="00946400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3311A9F2" w14:textId="77777777" w:rsidR="006D7D77" w:rsidRPr="007022DE" w:rsidRDefault="006D7D77" w:rsidP="007D2057">
            <w:pPr>
              <w:rPr>
                <w:rFonts w:ascii="Arial" w:hAnsi="Arial" w:cs="Arial"/>
                <w:lang w:val="pt-BR"/>
              </w:rPr>
            </w:pPr>
            <w:r w:rsidRPr="007022DE">
              <w:rPr>
                <w:rFonts w:ascii="Arial" w:hAnsi="Arial" w:cs="Arial"/>
                <w:lang w:val="pt-BR"/>
              </w:rPr>
              <w:t>Este caso de uso tem como objetivo permitir que o aluno solicite um pronto atendimento com o professor.</w:t>
            </w:r>
          </w:p>
        </w:tc>
      </w:tr>
      <w:tr w:rsidR="006D7D77" w:rsidRPr="002A200F" w14:paraId="5A58D3D7" w14:textId="77777777" w:rsidTr="005946CD">
        <w:tc>
          <w:tcPr>
            <w:tcW w:w="5000" w:type="pct"/>
            <w:gridSpan w:val="2"/>
          </w:tcPr>
          <w:p w14:paraId="7E4E4AAA" w14:textId="77777777" w:rsidR="006D7D77" w:rsidRPr="00946400" w:rsidRDefault="006D7D77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1C934F60" w14:textId="143F9454" w:rsidR="006D7D77" w:rsidRPr="00946400" w:rsidRDefault="006D7D77" w:rsidP="007D2057">
            <w:pPr>
              <w:rPr>
                <w:rFonts w:ascii="Arial" w:hAnsi="Arial" w:cs="Arial"/>
                <w:bCs/>
                <w:lang w:val="pt-BR"/>
              </w:rPr>
            </w:pPr>
            <w:r w:rsidRPr="00946400">
              <w:rPr>
                <w:rFonts w:ascii="Arial" w:hAnsi="Arial" w:cs="Arial"/>
                <w:bCs/>
                <w:lang w:val="pt-BR"/>
              </w:rPr>
              <w:t xml:space="preserve">O aluno deve estar </w:t>
            </w:r>
            <w:r w:rsidR="00956EA3">
              <w:rPr>
                <w:rFonts w:ascii="Arial" w:hAnsi="Arial" w:cs="Arial"/>
                <w:bCs/>
                <w:lang w:val="pt-BR"/>
              </w:rPr>
              <w:t>logado na plataforma.</w:t>
            </w:r>
          </w:p>
        </w:tc>
      </w:tr>
      <w:tr w:rsidR="006D7D77" w:rsidRPr="002A200F" w14:paraId="4535C788" w14:textId="77777777" w:rsidTr="005946CD">
        <w:tc>
          <w:tcPr>
            <w:tcW w:w="5000" w:type="pct"/>
            <w:gridSpan w:val="2"/>
          </w:tcPr>
          <w:p w14:paraId="1CC3C144" w14:textId="77777777" w:rsidR="006D7D77" w:rsidRPr="007022DE" w:rsidRDefault="006D7D77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7022DE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1CD9FF3C" w14:textId="77777777" w:rsidR="006D7D77" w:rsidRPr="00946400" w:rsidRDefault="006D7D77" w:rsidP="007D2057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Este caso de uso se inicia quando o ator aluno escolhe a opção de “Solicitar Pronto Atendimento”.</w:t>
            </w:r>
          </w:p>
          <w:p w14:paraId="344875D4" w14:textId="65C08166" w:rsidR="0091519D" w:rsidRPr="00946400" w:rsidRDefault="0091519D" w:rsidP="007D2057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 xml:space="preserve">1 - </w:t>
            </w:r>
            <w:r w:rsidR="006D7D77" w:rsidRPr="00946400">
              <w:rPr>
                <w:rFonts w:ascii="Arial" w:hAnsi="Arial" w:cs="Arial"/>
                <w:lang w:val="pt-BR"/>
              </w:rPr>
              <w:t>O ator aluno clica em “Solicitar Pronto Atendimento”</w:t>
            </w:r>
          </w:p>
          <w:p w14:paraId="2CD82F2F" w14:textId="5DE63832" w:rsidR="0091519D" w:rsidRPr="00946400" w:rsidRDefault="0091519D" w:rsidP="007D2057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 xml:space="preserve">2 - </w:t>
            </w:r>
            <w:r w:rsidR="006D7D77" w:rsidRPr="00946400">
              <w:rPr>
                <w:rFonts w:ascii="Arial" w:hAnsi="Arial" w:cs="Arial"/>
                <w:lang w:val="pt-BR"/>
              </w:rPr>
              <w:t>O sistema irá gerar um questionário para saber do que se trata a dúvida do aluno.</w:t>
            </w:r>
          </w:p>
          <w:p w14:paraId="02850C4E" w14:textId="7508EAB8" w:rsidR="006D7D77" w:rsidRPr="00946400" w:rsidRDefault="0091519D" w:rsidP="007D2057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3 -</w:t>
            </w:r>
            <w:r w:rsidR="00956EA3">
              <w:rPr>
                <w:rFonts w:ascii="Arial" w:hAnsi="Arial" w:cs="Arial"/>
                <w:lang w:val="pt-BR"/>
              </w:rPr>
              <w:t xml:space="preserve"> </w:t>
            </w:r>
            <w:r w:rsidR="006D7D77" w:rsidRPr="00946400">
              <w:rPr>
                <w:rFonts w:ascii="Arial" w:hAnsi="Arial" w:cs="Arial"/>
                <w:lang w:val="pt-BR"/>
              </w:rPr>
              <w:t>A solicitação do aluno é enviada para a fila do professor que melhor atende a demanda.</w:t>
            </w:r>
          </w:p>
        </w:tc>
      </w:tr>
      <w:tr w:rsidR="006D7D77" w:rsidRPr="002A200F" w14:paraId="5DAB37D8" w14:textId="77777777" w:rsidTr="005946CD">
        <w:tc>
          <w:tcPr>
            <w:tcW w:w="5000" w:type="pct"/>
            <w:gridSpan w:val="2"/>
          </w:tcPr>
          <w:p w14:paraId="3B3472EB" w14:textId="77777777" w:rsidR="006D7D77" w:rsidRPr="00946400" w:rsidRDefault="006D7D77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lastRenderedPageBreak/>
              <w:t>Fluxos Alternativos</w:t>
            </w:r>
          </w:p>
          <w:p w14:paraId="662968ED" w14:textId="77777777" w:rsidR="006D7D77" w:rsidRPr="00946400" w:rsidRDefault="006D7D77" w:rsidP="007D2057">
            <w:pPr>
              <w:rPr>
                <w:rFonts w:ascii="Arial" w:hAnsi="Arial" w:cs="Arial"/>
                <w:bCs/>
                <w:lang w:val="pt-BR"/>
              </w:rPr>
            </w:pPr>
            <w:r w:rsidRPr="00946400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6D7D77" w:rsidRPr="002A200F" w14:paraId="31DE9E7F" w14:textId="77777777" w:rsidTr="005946CD">
        <w:tc>
          <w:tcPr>
            <w:tcW w:w="5000" w:type="pct"/>
            <w:gridSpan w:val="2"/>
          </w:tcPr>
          <w:p w14:paraId="0C8A3AF4" w14:textId="77777777" w:rsidR="006D7D77" w:rsidRPr="00946400" w:rsidRDefault="006D7D77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2E04622E" w14:textId="77777777" w:rsidR="006D7D77" w:rsidRPr="00946400" w:rsidRDefault="006D7D77" w:rsidP="007D2057">
            <w:pPr>
              <w:rPr>
                <w:rFonts w:ascii="Arial" w:hAnsi="Arial" w:cs="Arial"/>
                <w:lang w:val="pt-BR"/>
              </w:rPr>
            </w:pPr>
            <w:r w:rsidRPr="000F3AF0">
              <w:rPr>
                <w:rFonts w:ascii="Arial" w:hAnsi="Arial" w:cs="Arial"/>
                <w:b/>
                <w:bCs/>
                <w:lang w:val="pt-BR"/>
              </w:rPr>
              <w:t>[FE1] Fluxo Exceção 1</w:t>
            </w:r>
            <w:r w:rsidRPr="00946400">
              <w:rPr>
                <w:rFonts w:ascii="Arial" w:hAnsi="Arial" w:cs="Arial"/>
                <w:lang w:val="pt-BR"/>
              </w:rPr>
              <w:t>: Não há professor do tema disponível.</w:t>
            </w:r>
          </w:p>
          <w:p w14:paraId="793759BF" w14:textId="77777777" w:rsidR="006D7D77" w:rsidRPr="00946400" w:rsidRDefault="006D7D77" w:rsidP="007D2057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>Este fluxo alternativo ocorre quando não há um professor da matéria disponível.</w:t>
            </w:r>
          </w:p>
          <w:p w14:paraId="5B7AE8D3" w14:textId="024DC65E" w:rsidR="006D7D77" w:rsidRPr="00946400" w:rsidRDefault="00B07F4C" w:rsidP="007D2057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 xml:space="preserve">1 - </w:t>
            </w:r>
            <w:r w:rsidR="006D7D77" w:rsidRPr="00946400">
              <w:rPr>
                <w:rFonts w:ascii="Arial" w:hAnsi="Arial" w:cs="Arial"/>
                <w:lang w:val="pt-BR"/>
              </w:rPr>
              <w:t>Após o preenchimento do questionário o sistema tentará encontrar o professor adequado.</w:t>
            </w:r>
          </w:p>
          <w:p w14:paraId="3E71E157" w14:textId="0EDB583B" w:rsidR="006D7D77" w:rsidRPr="00946400" w:rsidRDefault="00B07F4C" w:rsidP="007D2057">
            <w:pPr>
              <w:rPr>
                <w:rFonts w:ascii="Arial" w:hAnsi="Arial" w:cs="Arial"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t xml:space="preserve">2 - </w:t>
            </w:r>
            <w:r w:rsidR="006D7D77" w:rsidRPr="00946400">
              <w:rPr>
                <w:rFonts w:ascii="Arial" w:hAnsi="Arial" w:cs="Arial"/>
                <w:lang w:val="pt-BR"/>
              </w:rPr>
              <w:t>Caso não haja nenhum professor daquela matéria disponível, o sistema enviará um alerta “Não há professores desse tema disponíveis,</w:t>
            </w:r>
            <w:r w:rsidR="00B421A3">
              <w:rPr>
                <w:rFonts w:ascii="Arial" w:hAnsi="Arial" w:cs="Arial"/>
                <w:lang w:val="pt-BR"/>
              </w:rPr>
              <w:t xml:space="preserve"> tente novamente mais tarde</w:t>
            </w:r>
            <w:r w:rsidR="006D7D77" w:rsidRPr="00946400">
              <w:rPr>
                <w:rFonts w:ascii="Arial" w:hAnsi="Arial" w:cs="Arial"/>
                <w:lang w:val="pt-BR"/>
              </w:rPr>
              <w:t>”.</w:t>
            </w:r>
          </w:p>
        </w:tc>
      </w:tr>
      <w:tr w:rsidR="006D7D77" w:rsidRPr="002A200F" w14:paraId="7D15488D" w14:textId="77777777" w:rsidTr="005946CD">
        <w:tc>
          <w:tcPr>
            <w:tcW w:w="5000" w:type="pct"/>
            <w:gridSpan w:val="2"/>
          </w:tcPr>
          <w:p w14:paraId="44734A73" w14:textId="77777777" w:rsidR="006D7D77" w:rsidRPr="00314EDC" w:rsidRDefault="006D7D77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br w:type="page"/>
            </w: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15FBEF3A" w14:textId="77777777" w:rsidR="006D7D77" w:rsidRPr="00946400" w:rsidRDefault="006D7D77" w:rsidP="007D2057">
            <w:pPr>
              <w:rPr>
                <w:rFonts w:ascii="Arial" w:hAnsi="Arial" w:cs="Arial"/>
                <w:bCs/>
                <w:lang w:val="pt-BR"/>
              </w:rPr>
            </w:pPr>
            <w:r w:rsidRPr="00946400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6D7D77" w:rsidRPr="002A200F" w14:paraId="200EAF3C" w14:textId="77777777" w:rsidTr="005946CD">
        <w:tc>
          <w:tcPr>
            <w:tcW w:w="5000" w:type="pct"/>
            <w:gridSpan w:val="2"/>
          </w:tcPr>
          <w:p w14:paraId="348D4A2D" w14:textId="77777777" w:rsidR="006D7D77" w:rsidRPr="00314EDC" w:rsidRDefault="006D7D77" w:rsidP="007D2057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2B636B0E" w14:textId="77777777" w:rsidR="006D7D77" w:rsidRPr="00946400" w:rsidRDefault="006D7D77" w:rsidP="007D2057">
            <w:pPr>
              <w:rPr>
                <w:rFonts w:ascii="Arial" w:hAnsi="Arial" w:cs="Arial"/>
                <w:bCs/>
                <w:lang w:val="pt-BR"/>
              </w:rPr>
            </w:pPr>
            <w:r w:rsidRPr="009340C2">
              <w:rPr>
                <w:rFonts w:ascii="Arial" w:hAnsi="Arial" w:cs="Arial"/>
                <w:b/>
                <w:lang w:val="pt-BR"/>
              </w:rPr>
              <w:t>[RNF003]</w:t>
            </w:r>
            <w:r w:rsidRPr="00946400">
              <w:rPr>
                <w:rFonts w:ascii="Arial" w:hAnsi="Arial" w:cs="Arial"/>
                <w:bCs/>
                <w:lang w:val="pt-BR"/>
              </w:rPr>
              <w:t xml:space="preserve"> – Integração externa - Chamadas</w:t>
            </w:r>
          </w:p>
        </w:tc>
      </w:tr>
    </w:tbl>
    <w:p w14:paraId="26CF9B36" w14:textId="77777777" w:rsidR="00EE55C7" w:rsidRDefault="00DD5BB8">
      <w:pPr>
        <w:jc w:val="left"/>
        <w:rPr>
          <w:lang w:val="pt-BR"/>
        </w:rPr>
      </w:pPr>
      <w:r>
        <w:rPr>
          <w:lang w:val="pt-BR"/>
        </w:rPr>
        <w:tab/>
      </w: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EE55C7" w:rsidRPr="002A200F" w14:paraId="6CD9493F" w14:textId="77777777" w:rsidTr="005946CD">
        <w:tc>
          <w:tcPr>
            <w:tcW w:w="5000" w:type="pct"/>
            <w:gridSpan w:val="2"/>
          </w:tcPr>
          <w:p w14:paraId="05822530" w14:textId="71625425" w:rsidR="00EE55C7" w:rsidRPr="00D212D8" w:rsidRDefault="00EE55C7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D212D8">
              <w:rPr>
                <w:rFonts w:ascii="Arial" w:hAnsi="Arial" w:cs="Arial"/>
                <w:b/>
                <w:bCs/>
                <w:lang w:val="pt-BR"/>
              </w:rPr>
              <w:t>CSU00</w:t>
            </w:r>
            <w:r w:rsidR="006178E2">
              <w:rPr>
                <w:rFonts w:ascii="Arial" w:hAnsi="Arial" w:cs="Arial"/>
                <w:b/>
                <w:bCs/>
                <w:lang w:val="pt-BR"/>
              </w:rPr>
              <w:t>5</w:t>
            </w:r>
            <w:r w:rsidRPr="00D212D8">
              <w:rPr>
                <w:rFonts w:ascii="Arial" w:hAnsi="Arial" w:cs="Arial"/>
                <w:b/>
                <w:bCs/>
                <w:lang w:val="pt-BR"/>
              </w:rPr>
              <w:t xml:space="preserve"> – </w:t>
            </w:r>
            <w:r w:rsidR="00D212D8" w:rsidRPr="00D212D8">
              <w:rPr>
                <w:rFonts w:ascii="Arial" w:hAnsi="Arial" w:cs="Arial"/>
                <w:b/>
                <w:bCs/>
                <w:lang w:val="pt-BR"/>
              </w:rPr>
              <w:t>Gerar qu</w:t>
            </w:r>
            <w:r w:rsidR="008709BA">
              <w:rPr>
                <w:rFonts w:ascii="Arial" w:hAnsi="Arial" w:cs="Arial"/>
                <w:b/>
                <w:bCs/>
                <w:lang w:val="pt-BR"/>
              </w:rPr>
              <w:t>es</w:t>
            </w:r>
            <w:r w:rsidR="00D212D8" w:rsidRPr="00D212D8">
              <w:rPr>
                <w:rFonts w:ascii="Arial" w:hAnsi="Arial" w:cs="Arial"/>
                <w:b/>
                <w:bCs/>
                <w:lang w:val="pt-BR"/>
              </w:rPr>
              <w:t>tionário de p</w:t>
            </w:r>
            <w:r w:rsidR="00D212D8">
              <w:rPr>
                <w:rFonts w:ascii="Arial" w:hAnsi="Arial" w:cs="Arial"/>
                <w:b/>
                <w:bCs/>
                <w:lang w:val="pt-BR"/>
              </w:rPr>
              <w:t>ronto atendimento</w:t>
            </w:r>
          </w:p>
        </w:tc>
      </w:tr>
      <w:tr w:rsidR="00EE55C7" w:rsidRPr="002A200F" w14:paraId="5C0AA6C6" w14:textId="77777777" w:rsidTr="005946CD">
        <w:tc>
          <w:tcPr>
            <w:tcW w:w="1119" w:type="pct"/>
          </w:tcPr>
          <w:p w14:paraId="66DBF989" w14:textId="77777777" w:rsidR="00EE55C7" w:rsidRPr="00946400" w:rsidRDefault="00EE55C7" w:rsidP="005946CD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946400">
              <w:rPr>
                <w:rFonts w:ascii="Arial" w:hAnsi="Arial" w:cs="Arial"/>
                <w:b/>
                <w:bCs/>
                <w:u w:val="single"/>
              </w:rPr>
              <w:t>Sumário</w:t>
            </w:r>
            <w:proofErr w:type="spellEnd"/>
            <w:r w:rsidRPr="00946400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2000DC28" w14:textId="148794B8" w:rsidR="00EE55C7" w:rsidRPr="00EE55C7" w:rsidRDefault="00D212D8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Caso de Uso referente à </w:t>
            </w:r>
            <w:r w:rsidR="00DA5D97">
              <w:rPr>
                <w:rFonts w:ascii="Arial" w:hAnsi="Arial" w:cs="Arial"/>
                <w:lang w:val="pt-BR"/>
              </w:rPr>
              <w:t xml:space="preserve">geração do questionário de </w:t>
            </w:r>
            <w:proofErr w:type="spellStart"/>
            <w:r w:rsidR="00DA5D97">
              <w:rPr>
                <w:rFonts w:ascii="Arial" w:hAnsi="Arial" w:cs="Arial"/>
                <w:lang w:val="pt-BR"/>
              </w:rPr>
              <w:t>pré</w:t>
            </w:r>
            <w:proofErr w:type="spellEnd"/>
            <w:r w:rsidR="00DA5D97">
              <w:rPr>
                <w:rFonts w:ascii="Arial" w:hAnsi="Arial" w:cs="Arial"/>
                <w:lang w:val="pt-BR"/>
              </w:rPr>
              <w:t xml:space="preserve"> atendimento para identificar para qual professor direcionar o atendimento.</w:t>
            </w:r>
          </w:p>
        </w:tc>
      </w:tr>
      <w:tr w:rsidR="00EE55C7" w:rsidRPr="00946400" w14:paraId="435A895D" w14:textId="77777777" w:rsidTr="005946CD">
        <w:tc>
          <w:tcPr>
            <w:tcW w:w="5000" w:type="pct"/>
            <w:gridSpan w:val="2"/>
          </w:tcPr>
          <w:p w14:paraId="6AC2775D" w14:textId="77777777" w:rsidR="00EE55C7" w:rsidRDefault="00EE55C7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5D476F23" w14:textId="16454928" w:rsidR="00EE55C7" w:rsidRDefault="00DE3CC4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Aluno logado no sistema.</w:t>
            </w:r>
          </w:p>
          <w:p w14:paraId="447E7BA7" w14:textId="7AF4A405" w:rsidR="00DE3CC4" w:rsidRPr="00DE3CC4" w:rsidRDefault="00DE3CC4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Aluno solicitar atendimento.</w:t>
            </w:r>
          </w:p>
        </w:tc>
      </w:tr>
      <w:tr w:rsidR="00EE55C7" w:rsidRPr="002A200F" w14:paraId="4C9A1BB5" w14:textId="77777777" w:rsidTr="005946CD">
        <w:tc>
          <w:tcPr>
            <w:tcW w:w="5000" w:type="pct"/>
            <w:gridSpan w:val="2"/>
          </w:tcPr>
          <w:p w14:paraId="03548A82" w14:textId="77777777" w:rsidR="00EE55C7" w:rsidRPr="00EE55C7" w:rsidRDefault="00EE55C7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E55C7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7CDE0CBA" w14:textId="77777777" w:rsidR="00DE3CC4" w:rsidRPr="007022DE" w:rsidRDefault="00DE3CC4" w:rsidP="00DE3CC4">
            <w:pPr>
              <w:rPr>
                <w:rFonts w:ascii="Arial" w:hAnsi="Arial" w:cs="Arial"/>
                <w:lang w:val="pt-BR"/>
              </w:rPr>
            </w:pPr>
            <w:r w:rsidRPr="007022DE">
              <w:rPr>
                <w:rFonts w:ascii="Arial" w:hAnsi="Arial" w:cs="Arial"/>
                <w:lang w:val="pt-BR"/>
              </w:rPr>
              <w:t xml:space="preserve">1 – Aluno </w:t>
            </w:r>
            <w:proofErr w:type="spellStart"/>
            <w:r w:rsidRPr="007022DE">
              <w:rPr>
                <w:rFonts w:ascii="Arial" w:hAnsi="Arial" w:cs="Arial"/>
                <w:lang w:val="pt-BR"/>
              </w:rPr>
              <w:t>logar</w:t>
            </w:r>
            <w:proofErr w:type="spellEnd"/>
            <w:r w:rsidRPr="007022DE">
              <w:rPr>
                <w:rFonts w:ascii="Arial" w:hAnsi="Arial" w:cs="Arial"/>
                <w:lang w:val="pt-BR"/>
              </w:rPr>
              <w:t xml:space="preserve"> no Sistema </w:t>
            </w:r>
          </w:p>
          <w:p w14:paraId="1FF7C815" w14:textId="77777777" w:rsidR="00DE3CC4" w:rsidRPr="005E47A1" w:rsidRDefault="00DE3CC4" w:rsidP="00DE3CC4">
            <w:pPr>
              <w:rPr>
                <w:rFonts w:ascii="Arial" w:hAnsi="Arial" w:cs="Arial"/>
                <w:lang w:val="pt-BR"/>
              </w:rPr>
            </w:pPr>
            <w:r w:rsidRPr="005E47A1">
              <w:rPr>
                <w:rFonts w:ascii="Arial" w:hAnsi="Arial" w:cs="Arial"/>
                <w:lang w:val="pt-BR"/>
              </w:rPr>
              <w:t>2 – A</w:t>
            </w:r>
            <w:r w:rsidR="008F642B" w:rsidRPr="005E47A1">
              <w:rPr>
                <w:rFonts w:ascii="Arial" w:hAnsi="Arial" w:cs="Arial"/>
                <w:lang w:val="pt-BR"/>
              </w:rPr>
              <w:t>cessar aba pronto atendimento</w:t>
            </w:r>
          </w:p>
          <w:p w14:paraId="033BE733" w14:textId="01A9A1A3" w:rsidR="008F642B" w:rsidRPr="00EA350C" w:rsidRDefault="00EA350C" w:rsidP="00EA350C">
            <w:pPr>
              <w:rPr>
                <w:rFonts w:ascii="Arial" w:hAnsi="Arial" w:cs="Arial"/>
                <w:lang w:val="pt-BR"/>
              </w:rPr>
            </w:pPr>
            <w:r w:rsidRPr="00EA350C">
              <w:rPr>
                <w:rFonts w:ascii="Arial" w:hAnsi="Arial" w:cs="Arial"/>
                <w:lang w:val="pt-BR"/>
              </w:rPr>
              <w:t xml:space="preserve">3 </w:t>
            </w:r>
            <w:r w:rsidR="005E47A1" w:rsidRPr="00EA350C">
              <w:rPr>
                <w:rFonts w:ascii="Arial" w:hAnsi="Arial" w:cs="Arial"/>
                <w:lang w:val="pt-BR"/>
              </w:rPr>
              <w:t>–</w:t>
            </w:r>
            <w:r w:rsidR="008F642B" w:rsidRPr="00EA350C">
              <w:rPr>
                <w:rFonts w:ascii="Arial" w:hAnsi="Arial" w:cs="Arial"/>
                <w:lang w:val="pt-BR"/>
              </w:rPr>
              <w:t xml:space="preserve"> </w:t>
            </w:r>
            <w:r w:rsidR="005E47A1" w:rsidRPr="00EA350C">
              <w:rPr>
                <w:rFonts w:ascii="Arial" w:hAnsi="Arial" w:cs="Arial"/>
                <w:lang w:val="pt-BR"/>
              </w:rPr>
              <w:t>Clicar em Solicitar Pronto Atendimento</w:t>
            </w:r>
          </w:p>
          <w:p w14:paraId="18A35254" w14:textId="5C13B32A" w:rsidR="00EA350C" w:rsidRPr="00EA350C" w:rsidRDefault="00EA350C" w:rsidP="00EA350C">
            <w:pPr>
              <w:rPr>
                <w:rFonts w:ascii="Arial" w:hAnsi="Arial" w:cs="Arial"/>
                <w:lang w:val="pt-BR"/>
              </w:rPr>
            </w:pPr>
            <w:r w:rsidRPr="00EA350C">
              <w:rPr>
                <w:rFonts w:ascii="Arial" w:hAnsi="Arial" w:cs="Arial"/>
                <w:lang w:val="pt-BR"/>
              </w:rPr>
              <w:t xml:space="preserve">4 – Preencher questionário de </w:t>
            </w:r>
            <w:proofErr w:type="spellStart"/>
            <w:r w:rsidRPr="00EA350C">
              <w:rPr>
                <w:rFonts w:ascii="Arial" w:hAnsi="Arial" w:cs="Arial"/>
                <w:lang w:val="pt-BR"/>
              </w:rPr>
              <w:t>pré</w:t>
            </w:r>
            <w:proofErr w:type="spellEnd"/>
            <w:r w:rsidRPr="00EA350C">
              <w:rPr>
                <w:rFonts w:ascii="Arial" w:hAnsi="Arial" w:cs="Arial"/>
                <w:lang w:val="pt-BR"/>
              </w:rPr>
              <w:t xml:space="preserve"> atendimento</w:t>
            </w:r>
            <w:ins w:id="82" w:author="Ana Paula G. Serra" w:date="2021-06-07T15:47:00Z">
              <w:r w:rsidR="00F20E88">
                <w:rPr>
                  <w:rFonts w:ascii="Arial" w:hAnsi="Arial" w:cs="Arial"/>
                  <w:lang w:val="pt-BR"/>
                </w:rPr>
                <w:t xml:space="preserve"> Dados???</w:t>
              </w:r>
            </w:ins>
          </w:p>
        </w:tc>
      </w:tr>
      <w:tr w:rsidR="00EE55C7" w:rsidRPr="002A200F" w14:paraId="6ADC5472" w14:textId="77777777" w:rsidTr="005946CD">
        <w:tc>
          <w:tcPr>
            <w:tcW w:w="5000" w:type="pct"/>
            <w:gridSpan w:val="2"/>
          </w:tcPr>
          <w:p w14:paraId="4F25DBA0" w14:textId="77777777" w:rsidR="00EE55C7" w:rsidRPr="00946400" w:rsidRDefault="00EE55C7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7A67600A" w14:textId="5879E60E" w:rsidR="00EE55C7" w:rsidRPr="00946400" w:rsidRDefault="00286A65" w:rsidP="005946CD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EE55C7" w:rsidRPr="002A200F" w14:paraId="02C37637" w14:textId="77777777" w:rsidTr="005946CD">
        <w:tc>
          <w:tcPr>
            <w:tcW w:w="5000" w:type="pct"/>
            <w:gridSpan w:val="2"/>
          </w:tcPr>
          <w:p w14:paraId="21A07A26" w14:textId="77777777" w:rsidR="00EE55C7" w:rsidRPr="00946400" w:rsidRDefault="00EE55C7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361946F2" w14:textId="73F9BD6C" w:rsidR="00EE55C7" w:rsidRPr="00946400" w:rsidRDefault="00286A65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Não se aplica</w:t>
            </w:r>
          </w:p>
        </w:tc>
      </w:tr>
      <w:tr w:rsidR="00EE55C7" w:rsidRPr="002A200F" w14:paraId="39E98E22" w14:textId="77777777" w:rsidTr="005946CD">
        <w:tc>
          <w:tcPr>
            <w:tcW w:w="5000" w:type="pct"/>
            <w:gridSpan w:val="2"/>
          </w:tcPr>
          <w:p w14:paraId="1F9AD1EE" w14:textId="77777777" w:rsidR="00EE55C7" w:rsidRPr="00314EDC" w:rsidRDefault="00EE55C7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br w:type="page"/>
            </w: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117468EA" w14:textId="711EA46C" w:rsidR="00EE55C7" w:rsidRPr="00946400" w:rsidRDefault="00286A65" w:rsidP="005946CD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 xml:space="preserve">Questionário preenchido e </w:t>
            </w:r>
            <w:r w:rsidR="008709BA">
              <w:rPr>
                <w:rFonts w:ascii="Arial" w:hAnsi="Arial" w:cs="Arial"/>
                <w:bCs/>
                <w:lang w:val="pt-BR"/>
              </w:rPr>
              <w:t>identificação de existência de fila feita.</w:t>
            </w:r>
          </w:p>
        </w:tc>
      </w:tr>
      <w:tr w:rsidR="00EE55C7" w:rsidRPr="00946400" w14:paraId="5040BE7B" w14:textId="77777777" w:rsidTr="005946CD">
        <w:tc>
          <w:tcPr>
            <w:tcW w:w="5000" w:type="pct"/>
            <w:gridSpan w:val="2"/>
          </w:tcPr>
          <w:p w14:paraId="717C7FD3" w14:textId="64BAB7F3" w:rsidR="00EE55C7" w:rsidRPr="008709BA" w:rsidRDefault="00EE55C7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</w:tc>
      </w:tr>
    </w:tbl>
    <w:p w14:paraId="5FF93A8C" w14:textId="1D0A14E0" w:rsidR="00DD5BB8" w:rsidRDefault="00DD5BB8">
      <w:pPr>
        <w:jc w:val="left"/>
        <w:rPr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4A7101" w:rsidRPr="002A200F" w14:paraId="7A855E14" w14:textId="77777777" w:rsidTr="005946CD">
        <w:tc>
          <w:tcPr>
            <w:tcW w:w="5000" w:type="pct"/>
            <w:gridSpan w:val="2"/>
          </w:tcPr>
          <w:p w14:paraId="520DE7E0" w14:textId="61DFD8EB" w:rsidR="004A7101" w:rsidRPr="00D212D8" w:rsidRDefault="004A7101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D212D8">
              <w:rPr>
                <w:rFonts w:ascii="Arial" w:hAnsi="Arial" w:cs="Arial"/>
                <w:b/>
                <w:bCs/>
                <w:lang w:val="pt-BR"/>
              </w:rPr>
              <w:t>CSU00</w:t>
            </w:r>
            <w:r>
              <w:rPr>
                <w:rFonts w:ascii="Arial" w:hAnsi="Arial" w:cs="Arial"/>
                <w:b/>
                <w:bCs/>
                <w:lang w:val="pt-BR"/>
              </w:rPr>
              <w:t>6</w:t>
            </w:r>
            <w:r w:rsidRPr="00D212D8">
              <w:rPr>
                <w:rFonts w:ascii="Arial" w:hAnsi="Arial" w:cs="Arial"/>
                <w:b/>
                <w:bCs/>
                <w:lang w:val="pt-BR"/>
              </w:rPr>
              <w:t xml:space="preserve"> – Gerar </w:t>
            </w:r>
            <w:r w:rsidR="00ED7B6B">
              <w:rPr>
                <w:rFonts w:ascii="Arial" w:hAnsi="Arial" w:cs="Arial"/>
                <w:b/>
                <w:bCs/>
                <w:lang w:val="pt-BR"/>
              </w:rPr>
              <w:t xml:space="preserve">fila de </w:t>
            </w:r>
            <w:r w:rsidR="001D2B84">
              <w:rPr>
                <w:rFonts w:ascii="Arial" w:hAnsi="Arial" w:cs="Arial"/>
                <w:b/>
                <w:bCs/>
                <w:lang w:val="pt-BR"/>
              </w:rPr>
              <w:t>espera</w:t>
            </w:r>
          </w:p>
        </w:tc>
      </w:tr>
      <w:tr w:rsidR="004A7101" w:rsidRPr="002A200F" w14:paraId="63C7A7D5" w14:textId="77777777" w:rsidTr="005946CD">
        <w:tc>
          <w:tcPr>
            <w:tcW w:w="1119" w:type="pct"/>
          </w:tcPr>
          <w:p w14:paraId="69772012" w14:textId="77777777" w:rsidR="004A7101" w:rsidRPr="00946400" w:rsidRDefault="004A7101" w:rsidP="005946CD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946400">
              <w:rPr>
                <w:rFonts w:ascii="Arial" w:hAnsi="Arial" w:cs="Arial"/>
                <w:b/>
                <w:bCs/>
                <w:u w:val="single"/>
              </w:rPr>
              <w:t>Sumário</w:t>
            </w:r>
            <w:proofErr w:type="spellEnd"/>
            <w:r w:rsidRPr="00946400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1A1647A8" w14:textId="1FD1CCA3" w:rsidR="004A7101" w:rsidRPr="00EE55C7" w:rsidRDefault="004A7101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Caso de Uso referente à geração </w:t>
            </w:r>
            <w:r w:rsidR="00ED7B6B">
              <w:rPr>
                <w:rFonts w:ascii="Arial" w:hAnsi="Arial" w:cs="Arial"/>
                <w:lang w:val="pt-BR"/>
              </w:rPr>
              <w:t>da fila de atendimento para os professores</w:t>
            </w:r>
            <w:r w:rsidR="00AC1B51">
              <w:rPr>
                <w:rFonts w:ascii="Arial" w:hAnsi="Arial" w:cs="Arial"/>
                <w:lang w:val="pt-BR"/>
              </w:rPr>
              <w:t>.</w:t>
            </w:r>
          </w:p>
        </w:tc>
      </w:tr>
      <w:tr w:rsidR="004A7101" w:rsidRPr="002A200F" w14:paraId="08CF68D4" w14:textId="77777777" w:rsidTr="005946CD">
        <w:tc>
          <w:tcPr>
            <w:tcW w:w="5000" w:type="pct"/>
            <w:gridSpan w:val="2"/>
          </w:tcPr>
          <w:p w14:paraId="7D7E923B" w14:textId="77777777" w:rsidR="004A7101" w:rsidRDefault="004A7101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7BBCEB4C" w14:textId="155CC08A" w:rsidR="004A7101" w:rsidRDefault="004A7101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 xml:space="preserve">Aluno </w:t>
            </w:r>
            <w:r w:rsidR="00AC1B51">
              <w:rPr>
                <w:rFonts w:ascii="Arial" w:hAnsi="Arial" w:cs="Arial"/>
                <w:lang w:val="pt-BR"/>
              </w:rPr>
              <w:t xml:space="preserve">e professor </w:t>
            </w:r>
            <w:r>
              <w:rPr>
                <w:rFonts w:ascii="Arial" w:hAnsi="Arial" w:cs="Arial"/>
                <w:lang w:val="pt-BR"/>
              </w:rPr>
              <w:t>logado</w:t>
            </w:r>
            <w:r w:rsidR="00AC1B51">
              <w:rPr>
                <w:rFonts w:ascii="Arial" w:hAnsi="Arial" w:cs="Arial"/>
                <w:lang w:val="pt-BR"/>
              </w:rPr>
              <w:t>s</w:t>
            </w:r>
            <w:r>
              <w:rPr>
                <w:rFonts w:ascii="Arial" w:hAnsi="Arial" w:cs="Arial"/>
                <w:lang w:val="pt-BR"/>
              </w:rPr>
              <w:t xml:space="preserve"> no sistema.</w:t>
            </w:r>
            <w:r w:rsidR="00C52118">
              <w:rPr>
                <w:rFonts w:ascii="Arial" w:hAnsi="Arial" w:cs="Arial"/>
                <w:lang w:val="pt-BR"/>
              </w:rPr>
              <w:t xml:space="preserve"> Professor online.</w:t>
            </w:r>
          </w:p>
          <w:p w14:paraId="199BCB35" w14:textId="77777777" w:rsidR="004A7101" w:rsidRPr="00DE3CC4" w:rsidRDefault="004A7101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Aluno solicitar atendimento.</w:t>
            </w:r>
          </w:p>
        </w:tc>
      </w:tr>
      <w:tr w:rsidR="004A7101" w:rsidRPr="002A200F" w14:paraId="0EC5C004" w14:textId="77777777" w:rsidTr="005946CD">
        <w:tc>
          <w:tcPr>
            <w:tcW w:w="5000" w:type="pct"/>
            <w:gridSpan w:val="2"/>
          </w:tcPr>
          <w:p w14:paraId="17F545D0" w14:textId="77777777" w:rsidR="004A7101" w:rsidRPr="00EE55C7" w:rsidRDefault="004A7101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EE55C7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37840A44" w14:textId="4FA81FF0" w:rsidR="004A7101" w:rsidRPr="004A7101" w:rsidRDefault="004A7101" w:rsidP="005946CD">
            <w:pPr>
              <w:rPr>
                <w:rFonts w:ascii="Arial" w:hAnsi="Arial" w:cs="Arial"/>
                <w:lang w:val="pt-BR"/>
              </w:rPr>
            </w:pPr>
            <w:r w:rsidRPr="004A7101">
              <w:rPr>
                <w:rFonts w:ascii="Arial" w:hAnsi="Arial" w:cs="Arial"/>
                <w:lang w:val="pt-BR"/>
              </w:rPr>
              <w:t xml:space="preserve">1 – </w:t>
            </w:r>
            <w:r w:rsidR="001D2B84">
              <w:rPr>
                <w:rFonts w:ascii="Arial" w:hAnsi="Arial" w:cs="Arial"/>
                <w:lang w:val="pt-BR"/>
              </w:rPr>
              <w:t>Professor e aluno logados no sistema</w:t>
            </w:r>
            <w:r w:rsidRPr="004A7101">
              <w:rPr>
                <w:rFonts w:ascii="Arial" w:hAnsi="Arial" w:cs="Arial"/>
                <w:lang w:val="pt-BR"/>
              </w:rPr>
              <w:t xml:space="preserve"> </w:t>
            </w:r>
          </w:p>
          <w:p w14:paraId="5F8A940A" w14:textId="77777777" w:rsidR="004A7101" w:rsidRPr="005E47A1" w:rsidRDefault="004A7101" w:rsidP="005946CD">
            <w:pPr>
              <w:rPr>
                <w:rFonts w:ascii="Arial" w:hAnsi="Arial" w:cs="Arial"/>
                <w:lang w:val="pt-BR"/>
              </w:rPr>
            </w:pPr>
            <w:r w:rsidRPr="005E47A1">
              <w:rPr>
                <w:rFonts w:ascii="Arial" w:hAnsi="Arial" w:cs="Arial"/>
                <w:lang w:val="pt-BR"/>
              </w:rPr>
              <w:t>2 – Acessar aba pronto atendimento</w:t>
            </w:r>
          </w:p>
          <w:p w14:paraId="625E2C75" w14:textId="444DA17D" w:rsidR="004A7101" w:rsidRPr="00EA350C" w:rsidRDefault="004A7101" w:rsidP="005946CD">
            <w:pPr>
              <w:rPr>
                <w:rFonts w:ascii="Arial" w:hAnsi="Arial" w:cs="Arial"/>
                <w:lang w:val="pt-BR"/>
              </w:rPr>
            </w:pPr>
            <w:r w:rsidRPr="00EA350C">
              <w:rPr>
                <w:rFonts w:ascii="Arial" w:hAnsi="Arial" w:cs="Arial"/>
                <w:lang w:val="pt-BR"/>
              </w:rPr>
              <w:t xml:space="preserve">3 – </w:t>
            </w:r>
            <w:r w:rsidR="001D2B84">
              <w:rPr>
                <w:rFonts w:ascii="Arial" w:hAnsi="Arial" w:cs="Arial"/>
                <w:lang w:val="pt-BR"/>
              </w:rPr>
              <w:t>Aluno solicitar atendimento</w:t>
            </w:r>
          </w:p>
          <w:p w14:paraId="51DC62C3" w14:textId="5663C7A5" w:rsidR="004A7101" w:rsidRPr="00EA350C" w:rsidRDefault="004A7101" w:rsidP="005946CD">
            <w:pPr>
              <w:rPr>
                <w:rFonts w:ascii="Arial" w:hAnsi="Arial" w:cs="Arial"/>
                <w:lang w:val="pt-BR"/>
              </w:rPr>
            </w:pPr>
            <w:r w:rsidRPr="00EA350C">
              <w:rPr>
                <w:rFonts w:ascii="Arial" w:hAnsi="Arial" w:cs="Arial"/>
                <w:lang w:val="pt-BR"/>
              </w:rPr>
              <w:t xml:space="preserve">4 – </w:t>
            </w:r>
            <w:r w:rsidR="0024293C">
              <w:rPr>
                <w:rFonts w:ascii="Arial" w:hAnsi="Arial" w:cs="Arial"/>
                <w:lang w:val="pt-BR"/>
              </w:rPr>
              <w:t>Professor recebe em sua fila os alunos com pedidos em sua matéria</w:t>
            </w:r>
          </w:p>
        </w:tc>
      </w:tr>
      <w:tr w:rsidR="004A7101" w:rsidRPr="002A200F" w14:paraId="5D445F50" w14:textId="77777777" w:rsidTr="005946CD">
        <w:tc>
          <w:tcPr>
            <w:tcW w:w="5000" w:type="pct"/>
            <w:gridSpan w:val="2"/>
          </w:tcPr>
          <w:p w14:paraId="5363FF84" w14:textId="77777777" w:rsidR="004A7101" w:rsidRPr="00946400" w:rsidRDefault="004A7101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3E4E4F48" w14:textId="77777777" w:rsidR="004A7101" w:rsidRPr="00946400" w:rsidRDefault="004A7101" w:rsidP="005946CD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4A7101" w:rsidRPr="002A200F" w14:paraId="22BDED17" w14:textId="77777777" w:rsidTr="005946CD">
        <w:tc>
          <w:tcPr>
            <w:tcW w:w="5000" w:type="pct"/>
            <w:gridSpan w:val="2"/>
          </w:tcPr>
          <w:p w14:paraId="230957F5" w14:textId="77777777" w:rsidR="004A7101" w:rsidRPr="00946400" w:rsidRDefault="004A7101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388007F4" w14:textId="42D02EDC" w:rsidR="004A7101" w:rsidRPr="00946400" w:rsidRDefault="009340C2" w:rsidP="005946CD">
            <w:pPr>
              <w:rPr>
                <w:rFonts w:ascii="Arial" w:hAnsi="Arial" w:cs="Arial"/>
                <w:lang w:val="pt-BR"/>
              </w:rPr>
            </w:pPr>
            <w:r w:rsidRPr="000F3AF0">
              <w:rPr>
                <w:rFonts w:ascii="Arial" w:hAnsi="Arial" w:cs="Arial"/>
                <w:b/>
                <w:bCs/>
                <w:lang w:val="pt-BR"/>
              </w:rPr>
              <w:t>[FE1] Fluxo Exceção 1</w:t>
            </w:r>
            <w:r w:rsidRPr="00946400">
              <w:rPr>
                <w:rFonts w:ascii="Arial" w:hAnsi="Arial" w:cs="Arial"/>
                <w:lang w:val="pt-BR"/>
              </w:rPr>
              <w:t>:</w:t>
            </w:r>
            <w:r>
              <w:rPr>
                <w:rFonts w:ascii="Arial" w:hAnsi="Arial" w:cs="Arial"/>
                <w:lang w:val="pt-BR"/>
              </w:rPr>
              <w:t xml:space="preserve"> Não haver professores da matéria solicitada. Esta fila não será gerada e haverá um alerta informand</w:t>
            </w:r>
            <w:r w:rsidR="00B421A3">
              <w:rPr>
                <w:rFonts w:ascii="Arial" w:hAnsi="Arial" w:cs="Arial"/>
                <w:lang w:val="pt-BR"/>
              </w:rPr>
              <w:t>o o aluno.</w:t>
            </w:r>
          </w:p>
        </w:tc>
      </w:tr>
      <w:tr w:rsidR="004A7101" w:rsidRPr="002A200F" w14:paraId="12A9085F" w14:textId="77777777" w:rsidTr="005946CD">
        <w:tc>
          <w:tcPr>
            <w:tcW w:w="5000" w:type="pct"/>
            <w:gridSpan w:val="2"/>
          </w:tcPr>
          <w:p w14:paraId="6B3D4FD6" w14:textId="77777777" w:rsidR="004A7101" w:rsidRPr="00314EDC" w:rsidRDefault="004A7101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br w:type="page"/>
            </w: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2A2CC5B2" w14:textId="2E29AA67" w:rsidR="004A7101" w:rsidRPr="00946400" w:rsidRDefault="004F34E9" w:rsidP="005946CD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Solicitação entra na fila correspondente.</w:t>
            </w:r>
          </w:p>
        </w:tc>
      </w:tr>
      <w:tr w:rsidR="004A7101" w:rsidRPr="00946400" w14:paraId="5DA1B03E" w14:textId="77777777" w:rsidTr="005946CD">
        <w:tc>
          <w:tcPr>
            <w:tcW w:w="5000" w:type="pct"/>
            <w:gridSpan w:val="2"/>
          </w:tcPr>
          <w:p w14:paraId="79B2DBA8" w14:textId="77777777" w:rsidR="004A7101" w:rsidRPr="008709BA" w:rsidRDefault="004A7101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</w:tc>
      </w:tr>
    </w:tbl>
    <w:p w14:paraId="569C0B35" w14:textId="77777777" w:rsidR="004F34E9" w:rsidRDefault="004F34E9">
      <w:pPr>
        <w:jc w:val="left"/>
        <w:rPr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4F34E9" w:rsidRPr="002A200F" w14:paraId="72B41D42" w14:textId="77777777" w:rsidTr="005946CD">
        <w:tc>
          <w:tcPr>
            <w:tcW w:w="5000" w:type="pct"/>
            <w:gridSpan w:val="2"/>
          </w:tcPr>
          <w:p w14:paraId="3B66D2DC" w14:textId="7AB74150" w:rsidR="004F34E9" w:rsidRPr="00D212D8" w:rsidRDefault="004F34E9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D212D8">
              <w:rPr>
                <w:rFonts w:ascii="Arial" w:hAnsi="Arial" w:cs="Arial"/>
                <w:b/>
                <w:bCs/>
                <w:lang w:val="pt-BR"/>
              </w:rPr>
              <w:t>CSU00</w:t>
            </w:r>
            <w:r>
              <w:rPr>
                <w:rFonts w:ascii="Arial" w:hAnsi="Arial" w:cs="Arial"/>
                <w:b/>
                <w:bCs/>
                <w:lang w:val="pt-BR"/>
              </w:rPr>
              <w:t>7</w:t>
            </w:r>
            <w:r w:rsidRPr="00D212D8">
              <w:rPr>
                <w:rFonts w:ascii="Arial" w:hAnsi="Arial" w:cs="Arial"/>
                <w:b/>
                <w:bCs/>
                <w:lang w:val="pt-BR"/>
              </w:rPr>
              <w:t xml:space="preserve"> – </w:t>
            </w:r>
            <w:r>
              <w:rPr>
                <w:rFonts w:ascii="Arial" w:hAnsi="Arial" w:cs="Arial"/>
                <w:b/>
                <w:bCs/>
                <w:lang w:val="pt-BR"/>
              </w:rPr>
              <w:t>Operar fila de espera</w:t>
            </w:r>
          </w:p>
        </w:tc>
      </w:tr>
      <w:tr w:rsidR="004F34E9" w:rsidRPr="002A200F" w14:paraId="11172236" w14:textId="77777777" w:rsidTr="005946CD">
        <w:tc>
          <w:tcPr>
            <w:tcW w:w="1119" w:type="pct"/>
          </w:tcPr>
          <w:p w14:paraId="02D356EE" w14:textId="77777777" w:rsidR="004F34E9" w:rsidRPr="00946400" w:rsidRDefault="004F34E9" w:rsidP="005946CD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946400">
              <w:rPr>
                <w:rFonts w:ascii="Arial" w:hAnsi="Arial" w:cs="Arial"/>
                <w:b/>
                <w:bCs/>
                <w:u w:val="single"/>
              </w:rPr>
              <w:t>Sumário</w:t>
            </w:r>
            <w:proofErr w:type="spellEnd"/>
            <w:r w:rsidRPr="00946400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00BA95F2" w14:textId="01BB5C71" w:rsidR="004F34E9" w:rsidRPr="00EE55C7" w:rsidRDefault="004F34E9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Caso de Uso referente à operação dos professores da fila de espera.</w:t>
            </w:r>
          </w:p>
        </w:tc>
      </w:tr>
      <w:tr w:rsidR="004F34E9" w:rsidRPr="00946400" w14:paraId="55C9B348" w14:textId="77777777" w:rsidTr="005946CD">
        <w:tc>
          <w:tcPr>
            <w:tcW w:w="5000" w:type="pct"/>
            <w:gridSpan w:val="2"/>
          </w:tcPr>
          <w:p w14:paraId="3F882C0E" w14:textId="77777777" w:rsidR="004F34E9" w:rsidRDefault="004F34E9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660EF5DF" w14:textId="551285BE" w:rsidR="004F34E9" w:rsidRDefault="004F34E9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Professor logad</w:t>
            </w:r>
            <w:r w:rsidR="00C52118">
              <w:rPr>
                <w:rFonts w:ascii="Arial" w:hAnsi="Arial" w:cs="Arial"/>
                <w:lang w:val="pt-BR"/>
              </w:rPr>
              <w:t xml:space="preserve">o e online </w:t>
            </w:r>
            <w:r>
              <w:rPr>
                <w:rFonts w:ascii="Arial" w:hAnsi="Arial" w:cs="Arial"/>
                <w:lang w:val="pt-BR"/>
              </w:rPr>
              <w:t>no sistema.</w:t>
            </w:r>
          </w:p>
          <w:p w14:paraId="66FB67CB" w14:textId="6999BC56" w:rsidR="004F34E9" w:rsidRPr="00DE3CC4" w:rsidRDefault="00C52118" w:rsidP="005946CD">
            <w:pPr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  <w:lang w:val="pt-BR"/>
              </w:rPr>
              <w:t>Professor receber solicitações</w:t>
            </w:r>
            <w:r w:rsidR="0004560D">
              <w:rPr>
                <w:rFonts w:ascii="Arial" w:hAnsi="Arial" w:cs="Arial"/>
                <w:lang w:val="pt-BR"/>
              </w:rPr>
              <w:t>.</w:t>
            </w:r>
          </w:p>
        </w:tc>
      </w:tr>
      <w:tr w:rsidR="004F34E9" w:rsidRPr="002A200F" w14:paraId="00D82C75" w14:textId="77777777" w:rsidTr="005946CD">
        <w:tc>
          <w:tcPr>
            <w:tcW w:w="5000" w:type="pct"/>
            <w:gridSpan w:val="2"/>
          </w:tcPr>
          <w:p w14:paraId="35EFB782" w14:textId="77777777" w:rsidR="004F34E9" w:rsidRPr="009C5CF1" w:rsidRDefault="004F34E9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C5CF1">
              <w:rPr>
                <w:rFonts w:ascii="Arial" w:hAnsi="Arial" w:cs="Arial"/>
                <w:b/>
                <w:bCs/>
                <w:lang w:val="pt-BR"/>
              </w:rPr>
              <w:t xml:space="preserve">Fluxo Principal </w:t>
            </w:r>
          </w:p>
          <w:p w14:paraId="485FD4B6" w14:textId="77777777" w:rsidR="004F34E9" w:rsidRPr="009C5CF1" w:rsidRDefault="004F34E9" w:rsidP="005946CD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 xml:space="preserve">1 – Professor e aluno logados no sistema </w:t>
            </w:r>
          </w:p>
          <w:p w14:paraId="1F7025D5" w14:textId="36E995FF" w:rsidR="004F34E9" w:rsidRPr="009C5CF1" w:rsidRDefault="004F34E9" w:rsidP="005946CD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 xml:space="preserve">2 – </w:t>
            </w:r>
            <w:r w:rsidR="0004560D" w:rsidRPr="009C5CF1">
              <w:rPr>
                <w:rFonts w:ascii="Arial" w:hAnsi="Arial" w:cs="Arial"/>
                <w:lang w:val="pt-BR"/>
              </w:rPr>
              <w:t>Professor a</w:t>
            </w:r>
            <w:r w:rsidRPr="009C5CF1">
              <w:rPr>
                <w:rFonts w:ascii="Arial" w:hAnsi="Arial" w:cs="Arial"/>
                <w:lang w:val="pt-BR"/>
              </w:rPr>
              <w:t>cessar aba pronto atendimento</w:t>
            </w:r>
          </w:p>
          <w:p w14:paraId="2C681C72" w14:textId="717BF49A" w:rsidR="0004560D" w:rsidRPr="009C5CF1" w:rsidRDefault="004031CF" w:rsidP="004031CF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 xml:space="preserve">3 </w:t>
            </w:r>
            <w:r w:rsidR="0004560D" w:rsidRPr="009C5CF1">
              <w:rPr>
                <w:rFonts w:ascii="Arial" w:hAnsi="Arial" w:cs="Arial"/>
                <w:lang w:val="pt-BR"/>
              </w:rPr>
              <w:t xml:space="preserve">– Na fila de aprovações o professor </w:t>
            </w:r>
            <w:r w:rsidRPr="009C5CF1">
              <w:rPr>
                <w:rFonts w:ascii="Arial" w:hAnsi="Arial" w:cs="Arial"/>
                <w:lang w:val="pt-BR"/>
              </w:rPr>
              <w:t>pode recusar ou aceitar uma solicitação.</w:t>
            </w:r>
          </w:p>
          <w:p w14:paraId="64AB0B6F" w14:textId="10C2FC83" w:rsidR="004031CF" w:rsidRPr="009C5CF1" w:rsidRDefault="004031CF" w:rsidP="004031CF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 xml:space="preserve">      3.1 As solicitações aceitas vão para a fila de atendimento.</w:t>
            </w:r>
          </w:p>
          <w:p w14:paraId="235DE052" w14:textId="48F52697" w:rsidR="004031CF" w:rsidRPr="009C5CF1" w:rsidRDefault="004031CF" w:rsidP="004031CF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 xml:space="preserve">      3.2 As solicitações recusadas buscam outros professores</w:t>
            </w:r>
          </w:p>
          <w:p w14:paraId="7FD65CC6" w14:textId="04302D2F" w:rsidR="004031CF" w:rsidRPr="009C5CF1" w:rsidRDefault="009C5CF1" w:rsidP="004031CF">
            <w:pPr>
              <w:rPr>
                <w:rFonts w:ascii="Arial" w:hAnsi="Arial" w:cs="Arial"/>
                <w:lang w:val="pt-BR"/>
              </w:rPr>
            </w:pPr>
            <w:r w:rsidRPr="009C5CF1">
              <w:rPr>
                <w:rFonts w:ascii="Arial" w:hAnsi="Arial" w:cs="Arial"/>
                <w:lang w:val="pt-BR"/>
              </w:rPr>
              <w:t>4 – Na fila de atendimento, o professor vai chamando os alunos conforme for finalizando o anterior</w:t>
            </w:r>
          </w:p>
          <w:p w14:paraId="31180081" w14:textId="075C85B7" w:rsidR="004F34E9" w:rsidRPr="009C5CF1" w:rsidRDefault="004F34E9" w:rsidP="005946CD">
            <w:pPr>
              <w:rPr>
                <w:rFonts w:ascii="Arial" w:hAnsi="Arial" w:cs="Arial"/>
                <w:lang w:val="pt-BR"/>
              </w:rPr>
            </w:pPr>
          </w:p>
        </w:tc>
      </w:tr>
      <w:tr w:rsidR="004F34E9" w:rsidRPr="002A200F" w14:paraId="4A4D6A88" w14:textId="77777777" w:rsidTr="005946CD">
        <w:tc>
          <w:tcPr>
            <w:tcW w:w="5000" w:type="pct"/>
            <w:gridSpan w:val="2"/>
          </w:tcPr>
          <w:p w14:paraId="002E44F2" w14:textId="77777777" w:rsidR="004F34E9" w:rsidRPr="00946400" w:rsidRDefault="004F34E9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0A17B37D" w14:textId="45D51011" w:rsidR="004F34E9" w:rsidRPr="00946400" w:rsidRDefault="00564C79" w:rsidP="005946CD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4F34E9" w:rsidRPr="002A200F" w14:paraId="3F5F5AAC" w14:textId="77777777" w:rsidTr="005946CD">
        <w:tc>
          <w:tcPr>
            <w:tcW w:w="5000" w:type="pct"/>
            <w:gridSpan w:val="2"/>
          </w:tcPr>
          <w:p w14:paraId="16FCC69D" w14:textId="77777777" w:rsidR="004F34E9" w:rsidRPr="00946400" w:rsidRDefault="004F34E9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7A5C3B64" w14:textId="254FF307" w:rsidR="004F34E9" w:rsidRPr="00946400" w:rsidRDefault="004F34E9" w:rsidP="005946CD">
            <w:pPr>
              <w:rPr>
                <w:rFonts w:ascii="Arial" w:hAnsi="Arial" w:cs="Arial"/>
                <w:lang w:val="pt-BR"/>
              </w:rPr>
            </w:pPr>
            <w:r w:rsidRPr="000F3AF0">
              <w:rPr>
                <w:rFonts w:ascii="Arial" w:hAnsi="Arial" w:cs="Arial"/>
                <w:b/>
                <w:bCs/>
                <w:lang w:val="pt-BR"/>
              </w:rPr>
              <w:t>[FE1] Fluxo Exceção 1</w:t>
            </w:r>
            <w:r w:rsidR="00564C79">
              <w:rPr>
                <w:rFonts w:ascii="Arial" w:hAnsi="Arial" w:cs="Arial"/>
                <w:lang w:val="pt-BR"/>
              </w:rPr>
              <w:t xml:space="preserve">: </w:t>
            </w:r>
            <w:r w:rsidR="00564C79">
              <w:rPr>
                <w:rFonts w:ascii="Arial" w:hAnsi="Arial" w:cs="Arial"/>
                <w:bCs/>
                <w:lang w:val="pt-BR"/>
              </w:rPr>
              <w:t>O professor ativar o offline antes de atender todos da fila de atendimento. Ele deverá enviar uma justificativa a estes alunos após alerta de “Ainda há alunos na fila de atendimento”</w:t>
            </w:r>
          </w:p>
        </w:tc>
      </w:tr>
      <w:tr w:rsidR="004F34E9" w:rsidRPr="002A200F" w14:paraId="169EEB6B" w14:textId="77777777" w:rsidTr="005946CD">
        <w:tc>
          <w:tcPr>
            <w:tcW w:w="5000" w:type="pct"/>
            <w:gridSpan w:val="2"/>
          </w:tcPr>
          <w:p w14:paraId="48264F53" w14:textId="77777777" w:rsidR="004F34E9" w:rsidRPr="00314EDC" w:rsidRDefault="004F34E9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46400">
              <w:rPr>
                <w:rFonts w:ascii="Arial" w:hAnsi="Arial" w:cs="Arial"/>
                <w:lang w:val="pt-BR"/>
              </w:rPr>
              <w:br w:type="page"/>
            </w: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00BE1100" w14:textId="103EC798" w:rsidR="004F34E9" w:rsidRPr="00946400" w:rsidRDefault="00564C79" w:rsidP="005946CD">
            <w:pPr>
              <w:rPr>
                <w:rFonts w:ascii="Arial" w:hAnsi="Arial" w:cs="Arial"/>
                <w:bCs/>
                <w:lang w:val="pt-BR"/>
              </w:rPr>
            </w:pPr>
            <w:r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4F34E9" w:rsidRPr="00946400" w14:paraId="257B4E34" w14:textId="77777777" w:rsidTr="005946CD">
        <w:tc>
          <w:tcPr>
            <w:tcW w:w="5000" w:type="pct"/>
            <w:gridSpan w:val="2"/>
          </w:tcPr>
          <w:p w14:paraId="69BA271C" w14:textId="77777777" w:rsidR="004F34E9" w:rsidRPr="008709BA" w:rsidRDefault="004F34E9" w:rsidP="005946CD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314ED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</w:tc>
      </w:tr>
    </w:tbl>
    <w:p w14:paraId="574679C5" w14:textId="77777777" w:rsidR="007022DE" w:rsidRPr="009E6A16" w:rsidRDefault="007022DE" w:rsidP="009E6A16">
      <w:pPr>
        <w:rPr>
          <w:rFonts w:ascii="Arial" w:hAnsi="Arial" w:cs="Arial"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7022DE" w:rsidRPr="009E6A16" w14:paraId="194D5F8F" w14:textId="77777777" w:rsidTr="005946CD">
        <w:tc>
          <w:tcPr>
            <w:tcW w:w="5000" w:type="pct"/>
            <w:gridSpan w:val="2"/>
          </w:tcPr>
          <w:p w14:paraId="45BA5B4C" w14:textId="77777777" w:rsidR="007022DE" w:rsidRPr="009E6A16" w:rsidRDefault="007022DE" w:rsidP="009E6A16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>CSU008 – Atribuir Selos</w:t>
            </w:r>
          </w:p>
        </w:tc>
      </w:tr>
      <w:tr w:rsidR="007022DE" w:rsidRPr="002A200F" w14:paraId="6836758D" w14:textId="77777777" w:rsidTr="005946CD">
        <w:tc>
          <w:tcPr>
            <w:tcW w:w="1119" w:type="pct"/>
          </w:tcPr>
          <w:p w14:paraId="4857A879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</w:rPr>
            </w:pPr>
            <w:r w:rsidRPr="009E6A16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9E6A16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65E6F449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Este caso de uso tem como objetivo realizar uma avaliação do Professor atribuindo selos de méritos a suas atividades.</w:t>
            </w:r>
          </w:p>
        </w:tc>
      </w:tr>
      <w:tr w:rsidR="007022DE" w:rsidRPr="002A200F" w14:paraId="67E756DC" w14:textId="77777777" w:rsidTr="005946CD">
        <w:tc>
          <w:tcPr>
            <w:tcW w:w="5000" w:type="pct"/>
            <w:gridSpan w:val="2"/>
          </w:tcPr>
          <w:p w14:paraId="0C4884AF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5516D49C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Cumprir as metas da plataforma</w:t>
            </w:r>
          </w:p>
        </w:tc>
      </w:tr>
      <w:tr w:rsidR="007022DE" w:rsidRPr="002A200F" w14:paraId="42567792" w14:textId="77777777" w:rsidTr="005946CD">
        <w:tc>
          <w:tcPr>
            <w:tcW w:w="5000" w:type="pct"/>
            <w:gridSpan w:val="2"/>
          </w:tcPr>
          <w:p w14:paraId="30FC2F3B" w14:textId="77777777" w:rsidR="007022DE" w:rsidRPr="002A200F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55ACC732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 xml:space="preserve">Identificar professor </w:t>
            </w:r>
          </w:p>
          <w:p w14:paraId="60629E0E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Atribuir selo correspondente com a meta atingida</w:t>
            </w:r>
          </w:p>
        </w:tc>
      </w:tr>
      <w:tr w:rsidR="007022DE" w:rsidRPr="002A200F" w14:paraId="43994329" w14:textId="77777777" w:rsidTr="005946CD">
        <w:tc>
          <w:tcPr>
            <w:tcW w:w="5000" w:type="pct"/>
            <w:gridSpan w:val="2"/>
          </w:tcPr>
          <w:p w14:paraId="0A35F8E1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5399853C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7022DE" w:rsidRPr="009E6A16" w14:paraId="7A113925" w14:textId="77777777" w:rsidTr="005946CD">
        <w:tc>
          <w:tcPr>
            <w:tcW w:w="5000" w:type="pct"/>
            <w:gridSpan w:val="2"/>
          </w:tcPr>
          <w:p w14:paraId="69B2591A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</w:tc>
      </w:tr>
      <w:tr w:rsidR="007022DE" w:rsidRPr="002A200F" w14:paraId="0B368C89" w14:textId="77777777" w:rsidTr="005946CD">
        <w:tc>
          <w:tcPr>
            <w:tcW w:w="5000" w:type="pct"/>
            <w:gridSpan w:val="2"/>
          </w:tcPr>
          <w:p w14:paraId="01CA4691" w14:textId="77777777" w:rsidR="007022DE" w:rsidRPr="009E6A16" w:rsidRDefault="007022DE" w:rsidP="009E6A16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  <w:t xml:space="preserve">Pós-condições: </w:t>
            </w:r>
          </w:p>
          <w:p w14:paraId="4801E18C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7022DE" w:rsidRPr="002A200F" w14:paraId="057A4A8B" w14:textId="77777777" w:rsidTr="005946CD">
        <w:tc>
          <w:tcPr>
            <w:tcW w:w="5000" w:type="pct"/>
            <w:gridSpan w:val="2"/>
          </w:tcPr>
          <w:p w14:paraId="46BA11A0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6B430741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26442542" w14:textId="77777777" w:rsidR="007022DE" w:rsidRPr="009E6A16" w:rsidRDefault="007022DE" w:rsidP="009E6A16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7022DE" w:rsidRPr="009E6A16" w14:paraId="46A56CBD" w14:textId="77777777" w:rsidTr="005946CD">
        <w:tc>
          <w:tcPr>
            <w:tcW w:w="5000" w:type="pct"/>
            <w:gridSpan w:val="2"/>
          </w:tcPr>
          <w:p w14:paraId="1F5623BB" w14:textId="77777777" w:rsidR="007022DE" w:rsidRPr="009E6A16" w:rsidRDefault="007022DE" w:rsidP="009E6A16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>CSU009 – Reportar usuários</w:t>
            </w:r>
          </w:p>
        </w:tc>
      </w:tr>
      <w:tr w:rsidR="007022DE" w:rsidRPr="002A200F" w14:paraId="682A1BB7" w14:textId="77777777" w:rsidTr="005946CD">
        <w:tc>
          <w:tcPr>
            <w:tcW w:w="1119" w:type="pct"/>
          </w:tcPr>
          <w:p w14:paraId="53496427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</w:rPr>
            </w:pPr>
            <w:r w:rsidRPr="009E6A16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9E6A16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41940FAC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Este caso tem como objetivo realizar o Report de alunos ou professores que estejam infringindo as regras de convivência e comportamento da plataforma.</w:t>
            </w:r>
          </w:p>
        </w:tc>
      </w:tr>
      <w:tr w:rsidR="007022DE" w:rsidRPr="002A200F" w14:paraId="5AB2B3C9" w14:textId="77777777" w:rsidTr="005946CD">
        <w:tc>
          <w:tcPr>
            <w:tcW w:w="5000" w:type="pct"/>
            <w:gridSpan w:val="2"/>
          </w:tcPr>
          <w:p w14:paraId="32761A57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77DD53CB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Usuário cadastrado no sistema</w:t>
            </w:r>
          </w:p>
          <w:p w14:paraId="00E48AEF" w14:textId="77777777" w:rsidR="007022DE" w:rsidRPr="009E6A16" w:rsidRDefault="007022DE" w:rsidP="009E6A16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Infringir as regras da plataforma</w:t>
            </w:r>
          </w:p>
        </w:tc>
      </w:tr>
      <w:tr w:rsidR="007022DE" w:rsidRPr="009E6A16" w14:paraId="7CB97078" w14:textId="77777777" w:rsidTr="005946CD">
        <w:tc>
          <w:tcPr>
            <w:tcW w:w="5000" w:type="pct"/>
            <w:gridSpan w:val="2"/>
          </w:tcPr>
          <w:p w14:paraId="14A8125F" w14:textId="77777777" w:rsidR="007022DE" w:rsidRPr="002A200F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0ED5781E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>Identificar usuário</w:t>
            </w:r>
          </w:p>
          <w:p w14:paraId="2E6DD3D1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Solicitar report para usuário</w:t>
            </w:r>
          </w:p>
          <w:p w14:paraId="4663C640" w14:textId="77777777" w:rsidR="007022DE" w:rsidRPr="009E6A16" w:rsidRDefault="007022DE" w:rsidP="009E6A16">
            <w:pPr>
              <w:rPr>
                <w:rFonts w:ascii="Arial" w:hAnsi="Arial" w:cs="Arial"/>
              </w:rPr>
            </w:pPr>
            <w:proofErr w:type="spellStart"/>
            <w:r w:rsidRPr="009E6A16">
              <w:rPr>
                <w:rFonts w:ascii="Arial" w:hAnsi="Arial" w:cs="Arial"/>
              </w:rPr>
              <w:t>Descrever</w:t>
            </w:r>
            <w:proofErr w:type="spellEnd"/>
            <w:r w:rsidRPr="009E6A16">
              <w:rPr>
                <w:rFonts w:ascii="Arial" w:hAnsi="Arial" w:cs="Arial"/>
              </w:rPr>
              <w:t xml:space="preserve"> </w:t>
            </w:r>
            <w:proofErr w:type="spellStart"/>
            <w:r w:rsidRPr="009E6A16">
              <w:rPr>
                <w:rFonts w:ascii="Arial" w:hAnsi="Arial" w:cs="Arial"/>
              </w:rPr>
              <w:t>motivo</w:t>
            </w:r>
            <w:proofErr w:type="spellEnd"/>
            <w:r w:rsidRPr="009E6A16">
              <w:rPr>
                <w:rFonts w:ascii="Arial" w:hAnsi="Arial" w:cs="Arial"/>
              </w:rPr>
              <w:t xml:space="preserve"> de report </w:t>
            </w:r>
          </w:p>
        </w:tc>
      </w:tr>
      <w:tr w:rsidR="007022DE" w:rsidRPr="002A200F" w14:paraId="09397DE9" w14:textId="77777777" w:rsidTr="005946CD">
        <w:tc>
          <w:tcPr>
            <w:tcW w:w="5000" w:type="pct"/>
            <w:gridSpan w:val="2"/>
          </w:tcPr>
          <w:p w14:paraId="711CA905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738D27B7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lastRenderedPageBreak/>
              <w:t>Não se aplica.</w:t>
            </w:r>
          </w:p>
        </w:tc>
      </w:tr>
      <w:tr w:rsidR="007022DE" w:rsidRPr="002A200F" w14:paraId="3BC58E4F" w14:textId="77777777" w:rsidTr="005946CD">
        <w:tc>
          <w:tcPr>
            <w:tcW w:w="5000" w:type="pct"/>
            <w:gridSpan w:val="2"/>
          </w:tcPr>
          <w:p w14:paraId="7DA012CE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lastRenderedPageBreak/>
              <w:t>Fluxos de Exceção</w:t>
            </w:r>
          </w:p>
          <w:p w14:paraId="00FE6DC3" w14:textId="77777777" w:rsidR="007022DE" w:rsidRPr="009E6A16" w:rsidRDefault="007022DE" w:rsidP="009E6A16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7022DE" w:rsidRPr="002A200F" w14:paraId="0C7082BB" w14:textId="77777777" w:rsidTr="005946CD">
        <w:tc>
          <w:tcPr>
            <w:tcW w:w="5000" w:type="pct"/>
            <w:gridSpan w:val="2"/>
          </w:tcPr>
          <w:p w14:paraId="24F13695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54C7B4D0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7022DE" w:rsidRPr="002A200F" w14:paraId="755EA725" w14:textId="77777777" w:rsidTr="005946CD">
        <w:tc>
          <w:tcPr>
            <w:tcW w:w="5000" w:type="pct"/>
            <w:gridSpan w:val="2"/>
          </w:tcPr>
          <w:p w14:paraId="5353FA60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57B928CA" w14:textId="77777777" w:rsidR="007022DE" w:rsidRPr="009E6A16" w:rsidRDefault="007022DE" w:rsidP="009E6A16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4B3F2782" w14:textId="77777777" w:rsidR="007022DE" w:rsidRPr="009E6A16" w:rsidRDefault="007022DE" w:rsidP="009E6A16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7022DE" w:rsidRPr="009E6A16" w14:paraId="105C9762" w14:textId="77777777" w:rsidTr="005946CD">
        <w:tc>
          <w:tcPr>
            <w:tcW w:w="5000" w:type="pct"/>
            <w:gridSpan w:val="2"/>
          </w:tcPr>
          <w:p w14:paraId="50DB83D0" w14:textId="77777777" w:rsidR="007022DE" w:rsidRPr="009E6A16" w:rsidRDefault="007022DE" w:rsidP="009E6A16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 xml:space="preserve">CSU0010 – </w:t>
            </w:r>
            <w:proofErr w:type="spellStart"/>
            <w:r w:rsidRPr="009E6A16">
              <w:rPr>
                <w:rFonts w:ascii="Arial" w:hAnsi="Arial" w:cs="Arial"/>
                <w:b/>
              </w:rPr>
              <w:t>Análise</w:t>
            </w:r>
            <w:proofErr w:type="spellEnd"/>
            <w:r w:rsidRPr="009E6A16">
              <w:rPr>
                <w:rFonts w:ascii="Arial" w:hAnsi="Arial" w:cs="Arial"/>
                <w:b/>
              </w:rPr>
              <w:t xml:space="preserve"> de Report</w:t>
            </w:r>
          </w:p>
        </w:tc>
      </w:tr>
      <w:tr w:rsidR="007022DE" w:rsidRPr="009E6A16" w14:paraId="6218C406" w14:textId="77777777" w:rsidTr="005946CD">
        <w:tc>
          <w:tcPr>
            <w:tcW w:w="1119" w:type="pct"/>
          </w:tcPr>
          <w:p w14:paraId="4B2855C1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</w:rPr>
            </w:pPr>
            <w:r w:rsidRPr="00AA167C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AA167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656EAE12" w14:textId="77777777" w:rsidR="007022DE" w:rsidRPr="009E6A16" w:rsidRDefault="007022DE" w:rsidP="009E6A16">
            <w:pPr>
              <w:rPr>
                <w:rFonts w:ascii="Arial" w:hAnsi="Arial" w:cs="Arial"/>
              </w:rPr>
            </w:pPr>
            <w:r w:rsidRPr="002A200F">
              <w:rPr>
                <w:rFonts w:ascii="Arial" w:hAnsi="Arial" w:cs="Arial"/>
                <w:lang w:val="pt-BR"/>
              </w:rPr>
              <w:t xml:space="preserve">Este caso de uso tem como objetivo analisar o report de usuário no sistema. </w:t>
            </w:r>
            <w:r w:rsidRPr="009E6A16">
              <w:rPr>
                <w:rFonts w:ascii="Arial" w:hAnsi="Arial" w:cs="Arial"/>
              </w:rPr>
              <w:t>O administrador quem realizara essa atividade.</w:t>
            </w:r>
          </w:p>
        </w:tc>
      </w:tr>
      <w:tr w:rsidR="007022DE" w:rsidRPr="002A200F" w14:paraId="2306B408" w14:textId="77777777" w:rsidTr="005946CD">
        <w:tc>
          <w:tcPr>
            <w:tcW w:w="5000" w:type="pct"/>
            <w:gridSpan w:val="2"/>
          </w:tcPr>
          <w:p w14:paraId="6B251210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0832E1A2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Aluno ou Professor ter sido reportado </w:t>
            </w:r>
          </w:p>
        </w:tc>
      </w:tr>
      <w:tr w:rsidR="007022DE" w:rsidRPr="002A200F" w14:paraId="36B9DDE3" w14:textId="77777777" w:rsidTr="005946CD">
        <w:tc>
          <w:tcPr>
            <w:tcW w:w="5000" w:type="pct"/>
            <w:gridSpan w:val="2"/>
          </w:tcPr>
          <w:p w14:paraId="533568E1" w14:textId="77777777" w:rsidR="007022DE" w:rsidRPr="002A200F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43054EA3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>Identificar usuário reportado</w:t>
            </w:r>
          </w:p>
          <w:p w14:paraId="3DA6A752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Analisar a descrição do report</w:t>
            </w:r>
          </w:p>
          <w:p w14:paraId="3D6DC20A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 xml:space="preserve">Realizar decisão conforme as regras de convivência </w:t>
            </w:r>
          </w:p>
        </w:tc>
      </w:tr>
      <w:tr w:rsidR="007022DE" w:rsidRPr="002A200F" w14:paraId="582F7126" w14:textId="77777777" w:rsidTr="005946CD">
        <w:tc>
          <w:tcPr>
            <w:tcW w:w="5000" w:type="pct"/>
            <w:gridSpan w:val="2"/>
          </w:tcPr>
          <w:p w14:paraId="138228A8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035E6AAF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7022DE" w:rsidRPr="002A200F" w14:paraId="1DEC5489" w14:textId="77777777" w:rsidTr="005946CD">
        <w:tc>
          <w:tcPr>
            <w:tcW w:w="5000" w:type="pct"/>
            <w:gridSpan w:val="2"/>
          </w:tcPr>
          <w:p w14:paraId="2F1493C6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4375EC05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proofErr w:type="spellStart"/>
            <w:r w:rsidRPr="009E6A16">
              <w:rPr>
                <w:rFonts w:ascii="Arial" w:hAnsi="Arial" w:cs="Arial"/>
                <w:bCs/>
                <w:lang w:val="pt-BR"/>
              </w:rPr>
              <w:t>Report</w:t>
            </w:r>
            <w:proofErr w:type="spellEnd"/>
            <w:r w:rsidRPr="009E6A16">
              <w:rPr>
                <w:rFonts w:ascii="Arial" w:hAnsi="Arial" w:cs="Arial"/>
                <w:bCs/>
                <w:lang w:val="pt-BR"/>
              </w:rPr>
              <w:t xml:space="preserve"> não deferido</w:t>
            </w:r>
          </w:p>
        </w:tc>
      </w:tr>
      <w:tr w:rsidR="007022DE" w:rsidRPr="002A200F" w14:paraId="56B574D7" w14:textId="77777777" w:rsidTr="005946CD">
        <w:tc>
          <w:tcPr>
            <w:tcW w:w="5000" w:type="pct"/>
            <w:gridSpan w:val="2"/>
          </w:tcPr>
          <w:p w14:paraId="0E73C1A5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09D8A16C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7022DE" w:rsidRPr="002A200F" w14:paraId="4790A356" w14:textId="77777777" w:rsidTr="005946CD">
        <w:tc>
          <w:tcPr>
            <w:tcW w:w="5000" w:type="pct"/>
            <w:gridSpan w:val="2"/>
          </w:tcPr>
          <w:p w14:paraId="0A503653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4240B5F1" w14:textId="77777777" w:rsidR="007022DE" w:rsidRPr="009E6A16" w:rsidRDefault="007022DE" w:rsidP="009E6A16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06092521" w14:textId="77777777" w:rsidR="007022DE" w:rsidRPr="009E6A16" w:rsidRDefault="007022DE" w:rsidP="009E6A16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7022DE" w:rsidRPr="009E6A16" w14:paraId="297E8E25" w14:textId="77777777" w:rsidTr="005946CD">
        <w:tc>
          <w:tcPr>
            <w:tcW w:w="5000" w:type="pct"/>
            <w:gridSpan w:val="2"/>
          </w:tcPr>
          <w:p w14:paraId="27E223A7" w14:textId="77777777" w:rsidR="007022DE" w:rsidRPr="009E6A16" w:rsidRDefault="007022DE" w:rsidP="009E6A16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 xml:space="preserve">CSU0011 – </w:t>
            </w:r>
            <w:proofErr w:type="spellStart"/>
            <w:r w:rsidRPr="009E6A16">
              <w:rPr>
                <w:rFonts w:ascii="Arial" w:hAnsi="Arial" w:cs="Arial"/>
                <w:b/>
              </w:rPr>
              <w:t>Tratativa</w:t>
            </w:r>
            <w:proofErr w:type="spellEnd"/>
            <w:r w:rsidRPr="009E6A16">
              <w:rPr>
                <w:rFonts w:ascii="Arial" w:hAnsi="Arial" w:cs="Arial"/>
                <w:b/>
              </w:rPr>
              <w:t xml:space="preserve"> de Report</w:t>
            </w:r>
          </w:p>
        </w:tc>
      </w:tr>
      <w:tr w:rsidR="007022DE" w:rsidRPr="009E6A16" w14:paraId="67E697CB" w14:textId="77777777" w:rsidTr="005946CD">
        <w:tc>
          <w:tcPr>
            <w:tcW w:w="1119" w:type="pct"/>
          </w:tcPr>
          <w:p w14:paraId="771FD810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</w:rPr>
            </w:pPr>
            <w:r w:rsidRPr="00AA167C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AA167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1BB0C79D" w14:textId="77777777" w:rsidR="007022DE" w:rsidRPr="009E6A16" w:rsidRDefault="007022DE" w:rsidP="009E6A16">
            <w:pPr>
              <w:rPr>
                <w:rFonts w:ascii="Arial" w:hAnsi="Arial" w:cs="Arial"/>
              </w:rPr>
            </w:pPr>
            <w:r w:rsidRPr="002A200F">
              <w:rPr>
                <w:rFonts w:ascii="Arial" w:hAnsi="Arial" w:cs="Arial"/>
                <w:lang w:val="pt-BR"/>
              </w:rPr>
              <w:t xml:space="preserve">Este caso de uso tem como objetivo realizar a trativa do report do usuário. </w:t>
            </w:r>
            <w:r w:rsidRPr="009E6A16">
              <w:rPr>
                <w:rFonts w:ascii="Arial" w:hAnsi="Arial" w:cs="Arial"/>
              </w:rPr>
              <w:t>O administrador quem realizara essa atividade.</w:t>
            </w:r>
          </w:p>
        </w:tc>
      </w:tr>
      <w:tr w:rsidR="007022DE" w:rsidRPr="002A200F" w14:paraId="49B1A0A2" w14:textId="77777777" w:rsidTr="005946CD">
        <w:tc>
          <w:tcPr>
            <w:tcW w:w="5000" w:type="pct"/>
            <w:gridSpan w:val="2"/>
          </w:tcPr>
          <w:p w14:paraId="145A24B6" w14:textId="77777777" w:rsidR="007022DE" w:rsidRPr="009E6A16" w:rsidRDefault="007022DE" w:rsidP="009E6A16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 xml:space="preserve">Pré-condição: </w:t>
            </w:r>
          </w:p>
          <w:p w14:paraId="613F050D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Aluno ou Professor ter sido reportado</w:t>
            </w:r>
          </w:p>
        </w:tc>
      </w:tr>
      <w:tr w:rsidR="007022DE" w:rsidRPr="002A200F" w14:paraId="4A7D5F64" w14:textId="77777777" w:rsidTr="005946CD">
        <w:tc>
          <w:tcPr>
            <w:tcW w:w="5000" w:type="pct"/>
            <w:gridSpan w:val="2"/>
          </w:tcPr>
          <w:p w14:paraId="3E6C49AF" w14:textId="77777777" w:rsidR="007022DE" w:rsidRPr="002A200F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5B538874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 xml:space="preserve">Após identificação do </w:t>
            </w:r>
            <w:proofErr w:type="spellStart"/>
            <w:r w:rsidRPr="009E6A16">
              <w:rPr>
                <w:rFonts w:ascii="Arial" w:hAnsi="Arial" w:cs="Arial"/>
                <w:lang w:val="pt-BR"/>
              </w:rPr>
              <w:t>report</w:t>
            </w:r>
            <w:proofErr w:type="spellEnd"/>
            <w:r w:rsidRPr="009E6A16">
              <w:rPr>
                <w:rFonts w:ascii="Arial" w:hAnsi="Arial" w:cs="Arial"/>
                <w:lang w:val="pt-BR"/>
              </w:rPr>
              <w:t xml:space="preserve"> e análise</w:t>
            </w:r>
          </w:p>
          <w:p w14:paraId="2EA6A7BA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Realizar ação de advertência ou banir usuário da plataforma</w:t>
            </w:r>
          </w:p>
        </w:tc>
      </w:tr>
      <w:tr w:rsidR="007022DE" w:rsidRPr="002A200F" w14:paraId="12A43C12" w14:textId="77777777" w:rsidTr="005946CD">
        <w:tc>
          <w:tcPr>
            <w:tcW w:w="5000" w:type="pct"/>
            <w:gridSpan w:val="2"/>
          </w:tcPr>
          <w:p w14:paraId="46C14A7B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005331A5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7022DE" w:rsidRPr="002A200F" w14:paraId="75ED0B5E" w14:textId="77777777" w:rsidTr="005946CD">
        <w:tc>
          <w:tcPr>
            <w:tcW w:w="5000" w:type="pct"/>
            <w:gridSpan w:val="2"/>
          </w:tcPr>
          <w:p w14:paraId="41A129B3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5EC991D9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7022DE" w:rsidRPr="002A200F" w14:paraId="768554E3" w14:textId="77777777" w:rsidTr="005946CD">
        <w:tc>
          <w:tcPr>
            <w:tcW w:w="5000" w:type="pct"/>
            <w:gridSpan w:val="2"/>
          </w:tcPr>
          <w:p w14:paraId="21DA17AD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46CB0B82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7022DE" w:rsidRPr="002A200F" w14:paraId="0AC27A1D" w14:textId="77777777" w:rsidTr="005946CD">
        <w:tc>
          <w:tcPr>
            <w:tcW w:w="5000" w:type="pct"/>
            <w:gridSpan w:val="2"/>
          </w:tcPr>
          <w:p w14:paraId="7416806C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1E49A819" w14:textId="77777777" w:rsidR="007022DE" w:rsidRPr="009E6A16" w:rsidRDefault="007022DE" w:rsidP="009E6A16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61D35265" w14:textId="77777777" w:rsidR="007022DE" w:rsidRPr="009E6A16" w:rsidRDefault="007022DE" w:rsidP="009E6A16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7022DE" w:rsidRPr="002A200F" w14:paraId="1FCC772E" w14:textId="77777777" w:rsidTr="005946CD">
        <w:tc>
          <w:tcPr>
            <w:tcW w:w="5000" w:type="pct"/>
            <w:gridSpan w:val="2"/>
          </w:tcPr>
          <w:p w14:paraId="030CDED0" w14:textId="77777777" w:rsidR="007022DE" w:rsidRPr="002A200F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>CSU0012 – Validar solicitação de usuário professor</w:t>
            </w:r>
          </w:p>
        </w:tc>
      </w:tr>
      <w:tr w:rsidR="007022DE" w:rsidRPr="002A200F" w14:paraId="7DA62794" w14:textId="77777777" w:rsidTr="005946CD">
        <w:tc>
          <w:tcPr>
            <w:tcW w:w="1119" w:type="pct"/>
          </w:tcPr>
          <w:p w14:paraId="0204DA3D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</w:rPr>
            </w:pPr>
            <w:r w:rsidRPr="00AA167C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AA167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0F34F4F6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Este caso de uso tem como objetivo realizar a validação do professor ou aluno que quer ingressar no sistema</w:t>
            </w:r>
          </w:p>
        </w:tc>
      </w:tr>
      <w:tr w:rsidR="007022DE" w:rsidRPr="002A200F" w14:paraId="486A8C5D" w14:textId="77777777" w:rsidTr="005946CD">
        <w:tc>
          <w:tcPr>
            <w:tcW w:w="5000" w:type="pct"/>
            <w:gridSpan w:val="2"/>
          </w:tcPr>
          <w:p w14:paraId="6A496208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1C42C41F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Ter alguma solicitação para ingressar no sistema</w:t>
            </w:r>
          </w:p>
        </w:tc>
      </w:tr>
      <w:tr w:rsidR="007022DE" w:rsidRPr="002A200F" w14:paraId="235D95EF" w14:textId="77777777" w:rsidTr="005946CD">
        <w:tc>
          <w:tcPr>
            <w:tcW w:w="5000" w:type="pct"/>
            <w:gridSpan w:val="2"/>
          </w:tcPr>
          <w:p w14:paraId="3A97A0FB" w14:textId="77777777" w:rsidR="007022DE" w:rsidRPr="002A200F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660784D0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>Administrador identifica as solicitações pendentes</w:t>
            </w:r>
          </w:p>
          <w:p w14:paraId="497F1247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Identifica perfil da solicitação, Aluno ou Professor</w:t>
            </w:r>
          </w:p>
          <w:p w14:paraId="2AED0B28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Caso seja Aluno realiza as validações do perfil</w:t>
            </w:r>
          </w:p>
          <w:p w14:paraId="62D1BD71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lastRenderedPageBreak/>
              <w:t>Caso seja Professor identifica os documentos enviados para validar o perfil</w:t>
            </w:r>
          </w:p>
        </w:tc>
      </w:tr>
      <w:tr w:rsidR="007022DE" w:rsidRPr="002A200F" w14:paraId="49494695" w14:textId="77777777" w:rsidTr="005946CD">
        <w:tc>
          <w:tcPr>
            <w:tcW w:w="5000" w:type="pct"/>
            <w:gridSpan w:val="2"/>
          </w:tcPr>
          <w:p w14:paraId="584DAB4B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lastRenderedPageBreak/>
              <w:t>Fluxos Alternativos</w:t>
            </w:r>
          </w:p>
          <w:p w14:paraId="36B1424D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7022DE" w:rsidRPr="002A200F" w14:paraId="29ED71CF" w14:textId="77777777" w:rsidTr="005946CD">
        <w:tc>
          <w:tcPr>
            <w:tcW w:w="5000" w:type="pct"/>
            <w:gridSpan w:val="2"/>
          </w:tcPr>
          <w:p w14:paraId="1B25AE54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0F9D8B16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  <w:tr w:rsidR="007022DE" w:rsidRPr="002A200F" w14:paraId="622581AD" w14:textId="77777777" w:rsidTr="005946CD">
        <w:tc>
          <w:tcPr>
            <w:tcW w:w="5000" w:type="pct"/>
            <w:gridSpan w:val="2"/>
          </w:tcPr>
          <w:p w14:paraId="1533C920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7EB78991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7022DE" w:rsidRPr="002A200F" w14:paraId="3CB171C1" w14:textId="77777777" w:rsidTr="005946CD">
        <w:tc>
          <w:tcPr>
            <w:tcW w:w="5000" w:type="pct"/>
            <w:gridSpan w:val="2"/>
          </w:tcPr>
          <w:p w14:paraId="53ECA961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392ADEC8" w14:textId="77777777" w:rsidR="007022DE" w:rsidRPr="009E6A16" w:rsidRDefault="007022DE" w:rsidP="009E6A16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</w:t>
            </w:r>
          </w:p>
        </w:tc>
      </w:tr>
    </w:tbl>
    <w:p w14:paraId="7E65BD72" w14:textId="77777777" w:rsidR="007022DE" w:rsidRPr="009E6A16" w:rsidRDefault="007022DE" w:rsidP="009E6A16">
      <w:pPr>
        <w:rPr>
          <w:rFonts w:ascii="Arial" w:hAnsi="Arial" w:cs="Arial"/>
          <w:b/>
          <w:lang w:val="pt-BR"/>
        </w:rPr>
      </w:pPr>
    </w:p>
    <w:tbl>
      <w:tblPr>
        <w:tblW w:w="4549" w:type="pct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6235"/>
      </w:tblGrid>
      <w:tr w:rsidR="007022DE" w:rsidRPr="009E6A16" w14:paraId="47A09BE8" w14:textId="77777777" w:rsidTr="005946CD">
        <w:tc>
          <w:tcPr>
            <w:tcW w:w="5000" w:type="pct"/>
            <w:gridSpan w:val="2"/>
          </w:tcPr>
          <w:p w14:paraId="2021B16E" w14:textId="77777777" w:rsidR="007022DE" w:rsidRPr="009E6A16" w:rsidRDefault="007022DE" w:rsidP="009E6A16">
            <w:pPr>
              <w:rPr>
                <w:rFonts w:ascii="Arial" w:hAnsi="Arial" w:cs="Arial"/>
                <w:b/>
              </w:rPr>
            </w:pPr>
            <w:r w:rsidRPr="009E6A16">
              <w:rPr>
                <w:rFonts w:ascii="Arial" w:hAnsi="Arial" w:cs="Arial"/>
                <w:b/>
              </w:rPr>
              <w:t xml:space="preserve">CSU0013 – Extrair Relatórios </w:t>
            </w:r>
          </w:p>
        </w:tc>
      </w:tr>
      <w:tr w:rsidR="007022DE" w:rsidRPr="002A200F" w14:paraId="570ABF06" w14:textId="77777777" w:rsidTr="005946CD">
        <w:tc>
          <w:tcPr>
            <w:tcW w:w="1119" w:type="pct"/>
          </w:tcPr>
          <w:p w14:paraId="7789F00A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</w:rPr>
            </w:pPr>
            <w:r w:rsidRPr="00AA167C">
              <w:rPr>
                <w:rFonts w:ascii="Arial" w:hAnsi="Arial" w:cs="Arial"/>
                <w:b/>
                <w:bCs/>
                <w:u w:val="single"/>
              </w:rPr>
              <w:t>Sumário</w:t>
            </w:r>
            <w:r w:rsidRPr="00AA167C">
              <w:rPr>
                <w:rFonts w:ascii="Arial" w:hAnsi="Arial" w:cs="Arial"/>
                <w:b/>
                <w:bCs/>
              </w:rPr>
              <w:t xml:space="preserve">: </w:t>
            </w:r>
          </w:p>
        </w:tc>
        <w:tc>
          <w:tcPr>
            <w:tcW w:w="3881" w:type="pct"/>
          </w:tcPr>
          <w:p w14:paraId="01CAAAE5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Este caso de uso tem como objetivo extrair relatórios do sistema realizado pelo administrador</w:t>
            </w:r>
          </w:p>
        </w:tc>
      </w:tr>
      <w:tr w:rsidR="007022DE" w:rsidRPr="002A200F" w14:paraId="6A94388D" w14:textId="77777777" w:rsidTr="005946CD">
        <w:tc>
          <w:tcPr>
            <w:tcW w:w="5000" w:type="pct"/>
            <w:gridSpan w:val="2"/>
          </w:tcPr>
          <w:p w14:paraId="524F2CFC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Pré-condição: </w:t>
            </w:r>
          </w:p>
          <w:p w14:paraId="427DAE4B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Ter informações na plataforma </w:t>
            </w:r>
          </w:p>
        </w:tc>
      </w:tr>
      <w:tr w:rsidR="007022DE" w:rsidRPr="002A200F" w14:paraId="6EC99DBF" w14:textId="77777777" w:rsidTr="005946CD">
        <w:tc>
          <w:tcPr>
            <w:tcW w:w="5000" w:type="pct"/>
            <w:gridSpan w:val="2"/>
          </w:tcPr>
          <w:p w14:paraId="534A7A19" w14:textId="77777777" w:rsidR="007022DE" w:rsidRPr="002A200F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2A200F">
              <w:rPr>
                <w:rFonts w:ascii="Arial" w:hAnsi="Arial" w:cs="Arial"/>
                <w:b/>
                <w:lang w:val="pt-BR"/>
              </w:rPr>
              <w:t xml:space="preserve">Fluxo Principal </w:t>
            </w:r>
          </w:p>
          <w:p w14:paraId="6B3AFB1A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 xml:space="preserve">Administrador identifica o tipo de relatório que quer </w:t>
            </w:r>
            <w:proofErr w:type="spellStart"/>
            <w:r w:rsidRPr="009E6A16">
              <w:rPr>
                <w:rFonts w:ascii="Arial" w:hAnsi="Arial" w:cs="Arial"/>
                <w:lang w:val="pt-BR"/>
              </w:rPr>
              <w:t>extratir</w:t>
            </w:r>
            <w:proofErr w:type="spellEnd"/>
          </w:p>
          <w:p w14:paraId="50C01579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Seleciona o relatório</w:t>
            </w:r>
          </w:p>
          <w:p w14:paraId="740494B3" w14:textId="77777777" w:rsidR="007022DE" w:rsidRPr="002A200F" w:rsidRDefault="007022DE" w:rsidP="009E6A16">
            <w:pPr>
              <w:rPr>
                <w:rFonts w:ascii="Arial" w:hAnsi="Arial" w:cs="Arial"/>
                <w:lang w:val="pt-BR"/>
              </w:rPr>
            </w:pPr>
            <w:r w:rsidRPr="002A200F">
              <w:rPr>
                <w:rFonts w:ascii="Arial" w:hAnsi="Arial" w:cs="Arial"/>
                <w:lang w:val="pt-BR"/>
              </w:rPr>
              <w:t>Realiza a extração das informações</w:t>
            </w:r>
          </w:p>
        </w:tc>
      </w:tr>
      <w:tr w:rsidR="007022DE" w:rsidRPr="002A200F" w14:paraId="63633D0B" w14:textId="77777777" w:rsidTr="005946CD">
        <w:tc>
          <w:tcPr>
            <w:tcW w:w="5000" w:type="pct"/>
            <w:gridSpan w:val="2"/>
          </w:tcPr>
          <w:p w14:paraId="47B59901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Alternativos</w:t>
            </w:r>
          </w:p>
          <w:p w14:paraId="1CBB9581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  <w:tr w:rsidR="007022DE" w:rsidRPr="002A200F" w14:paraId="498467A0" w14:textId="77777777" w:rsidTr="005946CD">
        <w:tc>
          <w:tcPr>
            <w:tcW w:w="5000" w:type="pct"/>
            <w:gridSpan w:val="2"/>
          </w:tcPr>
          <w:p w14:paraId="7129BE43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>Fluxos de Exceção</w:t>
            </w:r>
          </w:p>
          <w:p w14:paraId="6975066D" w14:textId="77777777" w:rsidR="007022DE" w:rsidRPr="009E6A16" w:rsidRDefault="007022DE" w:rsidP="009E6A16">
            <w:pPr>
              <w:rPr>
                <w:rFonts w:ascii="Arial" w:hAnsi="Arial" w:cs="Arial"/>
                <w:b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t xml:space="preserve">[FE1] Fluxo Exceção 1: </w:t>
            </w:r>
          </w:p>
        </w:tc>
      </w:tr>
      <w:tr w:rsidR="007022DE" w:rsidRPr="002A200F" w14:paraId="329D2A71" w14:textId="77777777" w:rsidTr="00AA167C">
        <w:trPr>
          <w:trHeight w:hRule="exact" w:val="491"/>
        </w:trPr>
        <w:tc>
          <w:tcPr>
            <w:tcW w:w="5000" w:type="pct"/>
            <w:gridSpan w:val="2"/>
          </w:tcPr>
          <w:p w14:paraId="778851C5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lang w:val="pt-BR"/>
              </w:rPr>
              <w:br w:type="page"/>
            </w: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Pós-condições: </w:t>
            </w:r>
          </w:p>
          <w:p w14:paraId="43B5DAF1" w14:textId="77777777" w:rsidR="007022DE" w:rsidRPr="009E6A16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 xml:space="preserve">Não se aplica. </w:t>
            </w:r>
          </w:p>
        </w:tc>
      </w:tr>
      <w:tr w:rsidR="007022DE" w:rsidRPr="002A200F" w14:paraId="172D8D65" w14:textId="77777777" w:rsidTr="005946CD">
        <w:tc>
          <w:tcPr>
            <w:tcW w:w="5000" w:type="pct"/>
            <w:gridSpan w:val="2"/>
          </w:tcPr>
          <w:p w14:paraId="5271F130" w14:textId="77777777" w:rsidR="007022DE" w:rsidRPr="00AA167C" w:rsidRDefault="007022DE" w:rsidP="009E6A16">
            <w:pPr>
              <w:rPr>
                <w:rFonts w:ascii="Arial" w:hAnsi="Arial" w:cs="Arial"/>
                <w:b/>
                <w:bCs/>
                <w:lang w:val="pt-BR"/>
              </w:rPr>
            </w:pPr>
            <w:r w:rsidRPr="00AA167C">
              <w:rPr>
                <w:rFonts w:ascii="Arial" w:hAnsi="Arial" w:cs="Arial"/>
                <w:b/>
                <w:bCs/>
                <w:lang w:val="pt-BR"/>
              </w:rPr>
              <w:t xml:space="preserve">Regras de Negócio: </w:t>
            </w:r>
          </w:p>
          <w:p w14:paraId="783EAADB" w14:textId="77777777" w:rsidR="007022DE" w:rsidRPr="009E6A16" w:rsidRDefault="007022DE" w:rsidP="009E6A16">
            <w:pPr>
              <w:rPr>
                <w:rFonts w:ascii="Arial" w:hAnsi="Arial" w:cs="Arial"/>
                <w:lang w:val="pt-BR"/>
              </w:rPr>
            </w:pPr>
            <w:r w:rsidRPr="009E6A16">
              <w:rPr>
                <w:rFonts w:ascii="Arial" w:hAnsi="Arial" w:cs="Arial"/>
                <w:bCs/>
                <w:lang w:val="pt-BR"/>
              </w:rPr>
              <w:t>Não se aplica.</w:t>
            </w:r>
          </w:p>
        </w:tc>
      </w:tr>
    </w:tbl>
    <w:p w14:paraId="08CC2A6D" w14:textId="71FECE8A" w:rsidR="00561B6B" w:rsidRDefault="00561B6B">
      <w:pPr>
        <w:jc w:val="left"/>
        <w:rPr>
          <w:rFonts w:ascii="Arial" w:hAnsi="Arial"/>
          <w:b/>
          <w:sz w:val="24"/>
          <w:lang w:val="pt-BR"/>
        </w:rPr>
      </w:pPr>
      <w:r>
        <w:rPr>
          <w:lang w:val="pt-BR"/>
        </w:rPr>
        <w:br w:type="page"/>
      </w:r>
    </w:p>
    <w:p w14:paraId="6D955F4A" w14:textId="19A39C23" w:rsidR="00081EC4" w:rsidRDefault="009230DC" w:rsidP="009230DC">
      <w:pPr>
        <w:pStyle w:val="Ttulo2"/>
        <w:ind w:left="426"/>
        <w:rPr>
          <w:lang w:val="pt-BR"/>
        </w:rPr>
      </w:pPr>
      <w:bookmarkStart w:id="83" w:name="_Toc43744373"/>
      <w:bookmarkStart w:id="84" w:name="_Toc73378976"/>
      <w:r>
        <w:rPr>
          <w:lang w:val="pt-BR"/>
        </w:rPr>
        <w:lastRenderedPageBreak/>
        <w:t xml:space="preserve">2.4 </w:t>
      </w:r>
      <w:r w:rsidR="00081EC4">
        <w:rPr>
          <w:lang w:val="pt-BR"/>
        </w:rPr>
        <w:t>Requisitos Não-Funcionais</w:t>
      </w:r>
      <w:bookmarkEnd w:id="83"/>
      <w:bookmarkEnd w:id="84"/>
    </w:p>
    <w:p w14:paraId="7C88726F" w14:textId="77777777" w:rsidR="00FC2635" w:rsidRPr="00FC2635" w:rsidRDefault="00FC2635" w:rsidP="00FC2635">
      <w:pPr>
        <w:ind w:left="708"/>
        <w:rPr>
          <w:color w:val="2E74B5" w:themeColor="accent1" w:themeShade="BF"/>
          <w:lang w:val="pt-BR"/>
        </w:rPr>
      </w:pPr>
    </w:p>
    <w:p w14:paraId="75478D0C" w14:textId="2E273356" w:rsidR="008D3415" w:rsidRPr="00371660" w:rsidRDefault="008D3415" w:rsidP="00371660">
      <w:pPr>
        <w:spacing w:line="360" w:lineRule="auto"/>
        <w:ind w:left="708"/>
        <w:rPr>
          <w:rFonts w:ascii="Arial" w:hAnsi="Arial" w:cs="Arial"/>
          <w:b/>
          <w:sz w:val="18"/>
          <w:szCs w:val="18"/>
        </w:rPr>
      </w:pPr>
      <w:r w:rsidRPr="00371660">
        <w:rPr>
          <w:rFonts w:ascii="Arial" w:hAnsi="Arial" w:cs="Arial"/>
          <w:b/>
          <w:sz w:val="18"/>
          <w:szCs w:val="18"/>
        </w:rPr>
        <w:t>[RNF00</w:t>
      </w:r>
      <w:r w:rsidR="00143B45">
        <w:rPr>
          <w:rFonts w:ascii="Arial" w:hAnsi="Arial" w:cs="Arial"/>
          <w:b/>
          <w:sz w:val="18"/>
          <w:szCs w:val="18"/>
        </w:rPr>
        <w:t>1</w:t>
      </w:r>
      <w:r w:rsidRPr="00371660">
        <w:rPr>
          <w:rFonts w:ascii="Arial" w:hAnsi="Arial" w:cs="Arial"/>
          <w:b/>
          <w:sz w:val="18"/>
          <w:szCs w:val="18"/>
        </w:rPr>
        <w:t xml:space="preserve">] – </w:t>
      </w:r>
      <w:proofErr w:type="spellStart"/>
      <w:r w:rsidR="0051525C">
        <w:rPr>
          <w:rFonts w:ascii="Arial" w:hAnsi="Arial" w:cs="Arial"/>
          <w:b/>
          <w:sz w:val="18"/>
          <w:szCs w:val="18"/>
        </w:rPr>
        <w:t>Usabilidade</w:t>
      </w:r>
      <w:proofErr w:type="spellEnd"/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8D3415" w:rsidRPr="00371660" w14:paraId="337D7A37" w14:textId="77777777" w:rsidTr="00371660">
        <w:tc>
          <w:tcPr>
            <w:tcW w:w="1809" w:type="dxa"/>
          </w:tcPr>
          <w:p w14:paraId="54FAFAD9" w14:textId="77777777" w:rsidR="008D3415" w:rsidRPr="00371660" w:rsidRDefault="008D3415" w:rsidP="00FC2635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3B76297B" w14:textId="77777777" w:rsidR="008D3415" w:rsidRPr="00371660" w:rsidRDefault="008D3415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3F221492" w14:textId="77777777" w:rsidR="008D3415" w:rsidRPr="00371660" w:rsidRDefault="008D3415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197C0A6B" w14:textId="77777777" w:rsidR="008D3415" w:rsidRPr="00371660" w:rsidRDefault="008D3415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46A87B7E" w14:textId="77777777" w:rsidR="008D3415" w:rsidRPr="00371660" w:rsidRDefault="008D3415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48967BB2" w14:textId="77777777" w:rsidR="008D3415" w:rsidRPr="00371660" w:rsidRDefault="008D3415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50143D38" w14:textId="77777777" w:rsidR="008D3415" w:rsidRPr="00371660" w:rsidRDefault="008D3415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29665402" w14:textId="16B2D7AA" w:rsidR="008D3415" w:rsidRPr="00371660" w:rsidRDefault="008D3415" w:rsidP="00371660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="0051525C" w:rsidRPr="0051525C">
        <w:rPr>
          <w:rFonts w:ascii="Arial" w:hAnsi="Arial" w:cs="Arial"/>
          <w:sz w:val="18"/>
          <w:szCs w:val="18"/>
          <w:lang w:val="pt-BR"/>
        </w:rPr>
        <w:t>O sistema deve apresentar uma usabilidade clara, simples, de fácil utilização e intuitiva, tendo em vista utilização por usuários de diferentes idades.</w:t>
      </w:r>
    </w:p>
    <w:p w14:paraId="55B18B18" w14:textId="41BAEC6F" w:rsidR="00371660" w:rsidRDefault="00371660" w:rsidP="00371660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14:paraId="3B0D3FCE" w14:textId="77777777" w:rsidR="00FC2635" w:rsidRPr="003B7DC1" w:rsidRDefault="00FC2635" w:rsidP="00371660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14:paraId="173204AB" w14:textId="45E78711" w:rsidR="008D3415" w:rsidRPr="005A6188" w:rsidRDefault="008D3415" w:rsidP="00371660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5A6188">
        <w:rPr>
          <w:rFonts w:ascii="Arial" w:hAnsi="Arial" w:cs="Arial"/>
          <w:b/>
          <w:sz w:val="18"/>
          <w:szCs w:val="18"/>
          <w:lang w:val="pt-BR"/>
        </w:rPr>
        <w:t>[RNF00</w:t>
      </w:r>
      <w:r w:rsidR="00143B45" w:rsidRPr="005A6188">
        <w:rPr>
          <w:rFonts w:ascii="Arial" w:hAnsi="Arial" w:cs="Arial"/>
          <w:b/>
          <w:sz w:val="18"/>
          <w:szCs w:val="18"/>
          <w:lang w:val="pt-BR"/>
        </w:rPr>
        <w:t>2</w:t>
      </w:r>
      <w:r w:rsidRPr="005A6188">
        <w:rPr>
          <w:rFonts w:ascii="Arial" w:hAnsi="Arial" w:cs="Arial"/>
          <w:b/>
          <w:sz w:val="18"/>
          <w:szCs w:val="18"/>
          <w:lang w:val="pt-BR"/>
        </w:rPr>
        <w:t xml:space="preserve">] – </w:t>
      </w:r>
      <w:r w:rsidR="005A6188" w:rsidRPr="005A6188">
        <w:rPr>
          <w:rFonts w:ascii="Arial" w:hAnsi="Arial" w:cs="Arial"/>
          <w:b/>
          <w:sz w:val="18"/>
          <w:szCs w:val="18"/>
          <w:lang w:val="pt-BR"/>
        </w:rPr>
        <w:t xml:space="preserve">Segurança de palavra </w:t>
      </w:r>
      <w:r w:rsidR="005A6188">
        <w:rPr>
          <w:rFonts w:ascii="Arial" w:hAnsi="Arial" w:cs="Arial"/>
          <w:b/>
          <w:sz w:val="18"/>
          <w:szCs w:val="18"/>
          <w:lang w:val="pt-BR"/>
        </w:rPr>
        <w:t>passe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8D3415" w:rsidRPr="00371660" w14:paraId="38843DCE" w14:textId="77777777" w:rsidTr="00371660">
        <w:tc>
          <w:tcPr>
            <w:tcW w:w="1809" w:type="dxa"/>
          </w:tcPr>
          <w:p w14:paraId="74E9CBA4" w14:textId="77777777" w:rsidR="008D3415" w:rsidRPr="00371660" w:rsidRDefault="008D3415" w:rsidP="00FC2635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48364345" w14:textId="48BA79CC" w:rsidR="008D3415" w:rsidRPr="00371660" w:rsidRDefault="002926ED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64BF8F19" w14:textId="77777777" w:rsidR="008D3415" w:rsidRPr="00371660" w:rsidRDefault="008D3415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23E1948A" w14:textId="6B275962" w:rsidR="008D3415" w:rsidRPr="00371660" w:rsidRDefault="002926ED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200C3F89" w14:textId="77777777" w:rsidR="008D3415" w:rsidRPr="00371660" w:rsidRDefault="008D3415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10EE369A" w14:textId="77777777" w:rsidR="008D3415" w:rsidRPr="00371660" w:rsidRDefault="008D3415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1DB15E88" w14:textId="77777777" w:rsidR="008D3415" w:rsidRPr="00371660" w:rsidRDefault="008D3415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7A77C40D" w14:textId="01EA79DB" w:rsidR="008D3415" w:rsidRDefault="008D3415" w:rsidP="005A618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="005A6188" w:rsidRPr="005A6188">
        <w:rPr>
          <w:rFonts w:ascii="Arial" w:hAnsi="Arial" w:cs="Arial"/>
          <w:sz w:val="18"/>
          <w:szCs w:val="18"/>
          <w:lang w:val="pt-BR"/>
        </w:rPr>
        <w:t xml:space="preserve">O sistema deverá manter o </w:t>
      </w:r>
      <w:proofErr w:type="spellStart"/>
      <w:r w:rsidR="005A6188" w:rsidRPr="005A6188">
        <w:rPr>
          <w:rFonts w:ascii="Arial" w:hAnsi="Arial" w:cs="Arial"/>
          <w:sz w:val="18"/>
          <w:szCs w:val="18"/>
          <w:lang w:val="pt-BR"/>
        </w:rPr>
        <w:t>hash</w:t>
      </w:r>
      <w:proofErr w:type="spellEnd"/>
      <w:r w:rsidR="005A6188" w:rsidRPr="005A6188">
        <w:rPr>
          <w:rFonts w:ascii="Arial" w:hAnsi="Arial" w:cs="Arial"/>
          <w:sz w:val="18"/>
          <w:szCs w:val="18"/>
          <w:lang w:val="pt-BR"/>
        </w:rPr>
        <w:t xml:space="preserve"> SHA256 da palavra passe do usuário afim de proteger seus dados. Haverá também autenticação de dois fatores.</w:t>
      </w:r>
    </w:p>
    <w:p w14:paraId="1B517025" w14:textId="77777777" w:rsidR="005A6188" w:rsidRDefault="005A6188" w:rsidP="005A6188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5FA929EC" w14:textId="77777777" w:rsidR="00371660" w:rsidRPr="00371660" w:rsidRDefault="00371660" w:rsidP="00371660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77BA1EAB" w14:textId="156994BE" w:rsidR="008D3415" w:rsidRPr="00604E8D" w:rsidRDefault="008D3415" w:rsidP="00371660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604E8D">
        <w:rPr>
          <w:rFonts w:ascii="Arial" w:hAnsi="Arial" w:cs="Arial"/>
          <w:b/>
          <w:sz w:val="18"/>
          <w:szCs w:val="18"/>
          <w:lang w:val="pt-BR"/>
        </w:rPr>
        <w:t>[RNF00</w:t>
      </w:r>
      <w:r w:rsidR="000A65C6" w:rsidRPr="00604E8D">
        <w:rPr>
          <w:rFonts w:ascii="Arial" w:hAnsi="Arial" w:cs="Arial"/>
          <w:b/>
          <w:sz w:val="18"/>
          <w:szCs w:val="18"/>
          <w:lang w:val="pt-BR"/>
        </w:rPr>
        <w:t>3</w:t>
      </w:r>
      <w:r w:rsidRPr="00604E8D">
        <w:rPr>
          <w:rFonts w:ascii="Arial" w:hAnsi="Arial" w:cs="Arial"/>
          <w:b/>
          <w:sz w:val="18"/>
          <w:szCs w:val="18"/>
          <w:lang w:val="pt-BR"/>
        </w:rPr>
        <w:t xml:space="preserve">] – </w:t>
      </w:r>
      <w:r w:rsidR="00604E8D" w:rsidRPr="00604E8D">
        <w:rPr>
          <w:rFonts w:ascii="Arial" w:hAnsi="Arial" w:cs="Arial"/>
          <w:b/>
          <w:sz w:val="18"/>
          <w:szCs w:val="18"/>
          <w:lang w:val="pt-BR"/>
        </w:rPr>
        <w:t>Autenticidade de e-m</w:t>
      </w:r>
      <w:r w:rsidR="00604E8D">
        <w:rPr>
          <w:rFonts w:ascii="Arial" w:hAnsi="Arial" w:cs="Arial"/>
          <w:b/>
          <w:sz w:val="18"/>
          <w:szCs w:val="18"/>
          <w:lang w:val="pt-BR"/>
        </w:rPr>
        <w:t>ail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604E8D" w:rsidRPr="00371660" w14:paraId="20EC1045" w14:textId="77777777" w:rsidTr="00B267AD">
        <w:tc>
          <w:tcPr>
            <w:tcW w:w="1809" w:type="dxa"/>
          </w:tcPr>
          <w:p w14:paraId="174390DF" w14:textId="77777777" w:rsidR="00604E8D" w:rsidRPr="00371660" w:rsidRDefault="00604E8D" w:rsidP="00FC2635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161983EC" w14:textId="77777777" w:rsidR="00604E8D" w:rsidRPr="00371660" w:rsidRDefault="00604E8D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4" w:type="dxa"/>
          </w:tcPr>
          <w:p w14:paraId="6BE6AC76" w14:textId="77777777" w:rsidR="00604E8D" w:rsidRPr="00371660" w:rsidRDefault="00604E8D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0B7311F4" w14:textId="77777777" w:rsidR="00604E8D" w:rsidRPr="00371660" w:rsidRDefault="00604E8D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5" w:type="dxa"/>
          </w:tcPr>
          <w:p w14:paraId="588476A9" w14:textId="77777777" w:rsidR="00604E8D" w:rsidRPr="00371660" w:rsidRDefault="00604E8D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6CC913FF" w14:textId="77777777" w:rsidR="00604E8D" w:rsidRPr="00371660" w:rsidRDefault="00604E8D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79111F56" w14:textId="77777777" w:rsidR="00604E8D" w:rsidRPr="00371660" w:rsidRDefault="00604E8D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221B2D93" w14:textId="0175FE78" w:rsidR="008D3415" w:rsidRPr="00604E8D" w:rsidRDefault="008D3415" w:rsidP="00371660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="00604E8D" w:rsidRPr="00604E8D">
        <w:rPr>
          <w:rFonts w:ascii="Arial" w:hAnsi="Arial" w:cs="Arial"/>
          <w:sz w:val="18"/>
          <w:szCs w:val="18"/>
          <w:lang w:val="pt-BR"/>
        </w:rPr>
        <w:t xml:space="preserve">O sistema deverá validar o e-mail informado no momento do cadastro, </w:t>
      </w:r>
      <w:proofErr w:type="gramStart"/>
      <w:r w:rsidR="00604E8D" w:rsidRPr="00604E8D">
        <w:rPr>
          <w:rFonts w:ascii="Arial" w:hAnsi="Arial" w:cs="Arial"/>
          <w:sz w:val="18"/>
          <w:szCs w:val="18"/>
          <w:lang w:val="pt-BR"/>
        </w:rPr>
        <w:t>afim</w:t>
      </w:r>
      <w:proofErr w:type="gramEnd"/>
      <w:r w:rsidR="00604E8D" w:rsidRPr="00604E8D">
        <w:rPr>
          <w:rFonts w:ascii="Arial" w:hAnsi="Arial" w:cs="Arial"/>
          <w:sz w:val="18"/>
          <w:szCs w:val="18"/>
          <w:lang w:val="pt-BR"/>
        </w:rPr>
        <w:t xml:space="preserve"> de descobrir </w:t>
      </w:r>
      <w:r w:rsidR="00604E8D" w:rsidRPr="00604E8D">
        <w:rPr>
          <w:rFonts w:ascii="Arial" w:hAnsi="Arial" w:cs="Arial"/>
          <w:spacing w:val="-61"/>
          <w:sz w:val="18"/>
          <w:szCs w:val="18"/>
          <w:lang w:val="pt-BR"/>
        </w:rPr>
        <w:t>se</w:t>
      </w:r>
      <w:r w:rsidR="00604E8D" w:rsidRPr="00604E8D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604E8D" w:rsidRPr="00604E8D">
        <w:rPr>
          <w:rFonts w:ascii="Arial" w:hAnsi="Arial" w:cs="Arial"/>
          <w:sz w:val="18"/>
          <w:szCs w:val="18"/>
          <w:lang w:val="pt-BR"/>
        </w:rPr>
        <w:t>o</w:t>
      </w:r>
      <w:r w:rsidR="00604E8D" w:rsidRPr="00604E8D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="00604E8D" w:rsidRPr="00604E8D">
        <w:rPr>
          <w:rFonts w:ascii="Arial" w:hAnsi="Arial" w:cs="Arial"/>
          <w:sz w:val="18"/>
          <w:szCs w:val="18"/>
          <w:lang w:val="pt-BR"/>
        </w:rPr>
        <w:t>usuário</w:t>
      </w:r>
      <w:r w:rsidR="00604E8D" w:rsidRPr="00604E8D">
        <w:rPr>
          <w:rFonts w:ascii="Arial" w:hAnsi="Arial" w:cs="Arial"/>
          <w:spacing w:val="4"/>
          <w:sz w:val="18"/>
          <w:szCs w:val="18"/>
          <w:lang w:val="pt-BR"/>
        </w:rPr>
        <w:t xml:space="preserve"> </w:t>
      </w:r>
      <w:r w:rsidR="00604E8D" w:rsidRPr="00604E8D">
        <w:rPr>
          <w:rFonts w:ascii="Arial" w:hAnsi="Arial" w:cs="Arial"/>
          <w:sz w:val="18"/>
          <w:szCs w:val="18"/>
          <w:lang w:val="pt-BR"/>
        </w:rPr>
        <w:t>cadastrado</w:t>
      </w:r>
      <w:r w:rsidR="00604E8D" w:rsidRPr="00604E8D">
        <w:rPr>
          <w:rFonts w:ascii="Arial" w:hAnsi="Arial" w:cs="Arial"/>
          <w:spacing w:val="3"/>
          <w:sz w:val="18"/>
          <w:szCs w:val="18"/>
          <w:lang w:val="pt-BR"/>
        </w:rPr>
        <w:t xml:space="preserve"> </w:t>
      </w:r>
      <w:r w:rsidR="00604E8D" w:rsidRPr="00604E8D">
        <w:rPr>
          <w:rFonts w:ascii="Arial" w:hAnsi="Arial" w:cs="Arial"/>
          <w:sz w:val="18"/>
          <w:szCs w:val="18"/>
          <w:lang w:val="pt-BR"/>
        </w:rPr>
        <w:t>é</w:t>
      </w:r>
      <w:r w:rsidR="00604E8D" w:rsidRPr="00604E8D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="00604E8D" w:rsidRPr="00604E8D">
        <w:rPr>
          <w:rFonts w:ascii="Arial" w:hAnsi="Arial" w:cs="Arial"/>
          <w:sz w:val="18"/>
          <w:szCs w:val="18"/>
          <w:lang w:val="pt-BR"/>
        </w:rPr>
        <w:t>um</w:t>
      </w:r>
      <w:r w:rsidR="00604E8D" w:rsidRPr="00604E8D">
        <w:rPr>
          <w:rFonts w:ascii="Arial" w:hAnsi="Arial" w:cs="Arial"/>
          <w:spacing w:val="3"/>
          <w:sz w:val="18"/>
          <w:szCs w:val="18"/>
          <w:lang w:val="pt-BR"/>
        </w:rPr>
        <w:t xml:space="preserve"> </w:t>
      </w:r>
      <w:r w:rsidR="00604E8D" w:rsidRPr="00604E8D">
        <w:rPr>
          <w:rFonts w:ascii="Arial" w:hAnsi="Arial" w:cs="Arial"/>
          <w:sz w:val="18"/>
          <w:szCs w:val="18"/>
          <w:lang w:val="pt-BR"/>
        </w:rPr>
        <w:t>usuário</w:t>
      </w:r>
      <w:r w:rsidR="00604E8D" w:rsidRPr="00604E8D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604E8D" w:rsidRPr="00604E8D">
        <w:rPr>
          <w:rFonts w:ascii="Arial" w:hAnsi="Arial" w:cs="Arial"/>
          <w:sz w:val="18"/>
          <w:szCs w:val="18"/>
          <w:lang w:val="pt-BR"/>
        </w:rPr>
        <w:t>“real”.</w:t>
      </w:r>
    </w:p>
    <w:p w14:paraId="07B016BB" w14:textId="77777777" w:rsidR="008D3415" w:rsidRPr="00371660" w:rsidRDefault="008D3415" w:rsidP="00371660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</w:p>
    <w:p w14:paraId="0964AB80" w14:textId="77777777" w:rsidR="00371660" w:rsidRPr="003B7DC1" w:rsidRDefault="00371660" w:rsidP="00371660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</w:p>
    <w:p w14:paraId="7613FD60" w14:textId="7A020CF5" w:rsidR="008D3415" w:rsidRPr="002046A3" w:rsidRDefault="008D3415" w:rsidP="00371660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2046A3">
        <w:rPr>
          <w:rFonts w:ascii="Arial" w:hAnsi="Arial" w:cs="Arial"/>
          <w:b/>
          <w:sz w:val="18"/>
          <w:szCs w:val="18"/>
          <w:lang w:val="pt-BR"/>
        </w:rPr>
        <w:t>[RNF00</w:t>
      </w:r>
      <w:ins w:id="85" w:author="Gabriel Garcia Fernandes" w:date="2021-05-03T22:45:00Z">
        <w:r w:rsidR="00B37D3C">
          <w:rPr>
            <w:rFonts w:ascii="Arial" w:hAnsi="Arial" w:cs="Arial"/>
            <w:b/>
            <w:sz w:val="18"/>
            <w:szCs w:val="18"/>
            <w:lang w:val="pt-BR"/>
          </w:rPr>
          <w:t>4</w:t>
        </w:r>
      </w:ins>
      <w:del w:id="86" w:author="Gabriel Garcia Fernandes" w:date="2021-05-03T22:45:00Z">
        <w:r w:rsidRPr="002046A3" w:rsidDel="00B37D3C">
          <w:rPr>
            <w:rFonts w:ascii="Arial" w:hAnsi="Arial" w:cs="Arial"/>
            <w:b/>
            <w:sz w:val="18"/>
            <w:szCs w:val="18"/>
            <w:lang w:val="pt-BR"/>
          </w:rPr>
          <w:delText>5</w:delText>
        </w:r>
      </w:del>
      <w:r w:rsidRPr="002046A3">
        <w:rPr>
          <w:rFonts w:ascii="Arial" w:hAnsi="Arial" w:cs="Arial"/>
          <w:b/>
          <w:sz w:val="18"/>
          <w:szCs w:val="18"/>
          <w:lang w:val="pt-BR"/>
        </w:rPr>
        <w:t xml:space="preserve">] – </w:t>
      </w:r>
      <w:r w:rsidR="001C1CC2">
        <w:rPr>
          <w:rFonts w:ascii="Arial" w:hAnsi="Arial" w:cs="Arial"/>
          <w:b/>
          <w:sz w:val="18"/>
          <w:szCs w:val="18"/>
          <w:lang w:val="pt-BR"/>
        </w:rPr>
        <w:t>Portabilidade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8D3415" w:rsidRPr="00371660" w14:paraId="5B80FE92" w14:textId="77777777" w:rsidTr="00371660">
        <w:tc>
          <w:tcPr>
            <w:tcW w:w="1809" w:type="dxa"/>
          </w:tcPr>
          <w:p w14:paraId="77EC4EB2" w14:textId="77777777" w:rsidR="008D3415" w:rsidRPr="00371660" w:rsidRDefault="008D3415" w:rsidP="00FC2635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3F940890" w14:textId="353F6387" w:rsidR="008D3415" w:rsidRPr="00371660" w:rsidRDefault="001C1CC2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ins w:id="87" w:author="Gabriel Garcia Fernandes" w:date="2021-05-03T22:19:00Z">
              <w:r w:rsidRPr="00371660">
                <w:rPr>
                  <w:rFonts w:ascii="Arial" w:hAnsi="Arial" w:cs="Arial"/>
                  <w:sz w:val="18"/>
                  <w:szCs w:val="18"/>
                </w:rPr>
                <w:sym w:font="Wingdings" w:char="F06E"/>
              </w:r>
            </w:ins>
          </w:p>
        </w:tc>
        <w:tc>
          <w:tcPr>
            <w:tcW w:w="1984" w:type="dxa"/>
          </w:tcPr>
          <w:p w14:paraId="2D194691" w14:textId="77777777" w:rsidR="008D3415" w:rsidRPr="00371660" w:rsidRDefault="008D3415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3DB502BD" w14:textId="40F2E435" w:rsidR="008D3415" w:rsidRPr="00371660" w:rsidRDefault="006412CE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ins w:id="88" w:author="Gabriel Garcia Fernandes" w:date="2021-05-03T22:19:00Z">
              <w:r w:rsidRPr="00371660">
                <w:rPr>
                  <w:rFonts w:ascii="Arial" w:hAnsi="Arial" w:cs="Arial"/>
                  <w:sz w:val="18"/>
                  <w:szCs w:val="18"/>
                </w:rPr>
                <w:sym w:font="Wingdings" w:char="F0A8"/>
              </w:r>
            </w:ins>
            <w:del w:id="89" w:author="Gabriel Garcia Fernandes" w:date="2021-05-03T22:19:00Z">
              <w:r w:rsidR="008D3415" w:rsidRPr="00371660" w:rsidDel="006412CE">
                <w:rPr>
                  <w:rFonts w:ascii="Arial" w:hAnsi="Arial" w:cs="Arial"/>
                  <w:sz w:val="18"/>
                  <w:szCs w:val="18"/>
                </w:rPr>
                <w:sym w:font="Wingdings" w:char="F06E"/>
              </w:r>
            </w:del>
          </w:p>
        </w:tc>
        <w:tc>
          <w:tcPr>
            <w:tcW w:w="1985" w:type="dxa"/>
          </w:tcPr>
          <w:p w14:paraId="6436F33C" w14:textId="77777777" w:rsidR="008D3415" w:rsidRPr="00371660" w:rsidRDefault="008D3415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2B1E3830" w14:textId="35CA0CAD" w:rsidR="008D3415" w:rsidRPr="00371660" w:rsidRDefault="001C1CC2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ins w:id="90" w:author="Gabriel Garcia Fernandes" w:date="2021-05-03T22:19:00Z">
              <w:r w:rsidRPr="00371660">
                <w:rPr>
                  <w:rFonts w:ascii="Arial" w:hAnsi="Arial" w:cs="Arial"/>
                  <w:sz w:val="18"/>
                  <w:szCs w:val="18"/>
                </w:rPr>
                <w:sym w:font="Wingdings" w:char="F0A8"/>
              </w:r>
            </w:ins>
            <w:del w:id="91" w:author="Gabriel Garcia Fernandes" w:date="2021-05-03T22:19:00Z">
              <w:r w:rsidR="008D3415" w:rsidRPr="00371660" w:rsidDel="006412CE">
                <w:rPr>
                  <w:rFonts w:ascii="Arial" w:hAnsi="Arial" w:cs="Arial"/>
                  <w:sz w:val="18"/>
                  <w:szCs w:val="18"/>
                </w:rPr>
                <w:sym w:font="Wingdings" w:char="F0A8"/>
              </w:r>
            </w:del>
          </w:p>
        </w:tc>
        <w:tc>
          <w:tcPr>
            <w:tcW w:w="1381" w:type="dxa"/>
          </w:tcPr>
          <w:p w14:paraId="415E58C9" w14:textId="77777777" w:rsidR="008D3415" w:rsidRPr="00371660" w:rsidRDefault="008D3415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7EB301EC" w14:textId="1FBE5788" w:rsidR="008D3415" w:rsidRPr="00371660" w:rsidRDefault="008D3415" w:rsidP="00371660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Haverá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a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possibilidade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de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o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sistema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performar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sobre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diferentes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plataformas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de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aplicação.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Como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se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trata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inicialmente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de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um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sistema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web,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as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plataformas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serão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proofErr w:type="gramStart"/>
      <w:r w:rsidR="001C1CC2" w:rsidRPr="001C1CC2">
        <w:rPr>
          <w:rFonts w:ascii="Arial" w:hAnsi="Arial" w:cs="Arial"/>
          <w:sz w:val="18"/>
          <w:szCs w:val="18"/>
          <w:lang w:val="pt-BR"/>
        </w:rPr>
        <w:t>navegadores</w:t>
      </w:r>
      <w:proofErr w:type="gramEnd"/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(como</w:t>
      </w:r>
      <w:r w:rsidR="001C1CC2" w:rsidRPr="001C1CC2">
        <w:rPr>
          <w:rFonts w:ascii="Arial" w:hAnsi="Arial" w:cs="Arial"/>
          <w:spacing w:val="3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por</w:t>
      </w:r>
      <w:r w:rsidR="001C1CC2" w:rsidRPr="001C1CC2">
        <w:rPr>
          <w:rFonts w:ascii="Arial" w:hAnsi="Arial" w:cs="Arial"/>
          <w:spacing w:val="1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exemplo,</w:t>
      </w:r>
      <w:r w:rsidR="001C1CC2"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Firefox,</w:t>
      </w:r>
      <w:r w:rsidR="001C1CC2"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Chrome,</w:t>
      </w:r>
      <w:r w:rsidR="001C1CC2"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proofErr w:type="spellStart"/>
      <w:r w:rsidR="001C1CC2" w:rsidRPr="001C1CC2">
        <w:rPr>
          <w:rFonts w:ascii="Arial" w:hAnsi="Arial" w:cs="Arial"/>
          <w:sz w:val="18"/>
          <w:szCs w:val="18"/>
          <w:lang w:val="pt-BR"/>
        </w:rPr>
        <w:t>Chromium</w:t>
      </w:r>
      <w:proofErr w:type="spellEnd"/>
      <w:r w:rsidR="001C1CC2" w:rsidRPr="001C1CC2">
        <w:rPr>
          <w:rFonts w:ascii="Arial" w:hAnsi="Arial" w:cs="Arial"/>
          <w:sz w:val="18"/>
          <w:szCs w:val="18"/>
          <w:lang w:val="pt-BR"/>
        </w:rPr>
        <w:t>,</w:t>
      </w:r>
      <w:r w:rsidR="001C1CC2"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Edge,</w:t>
      </w:r>
      <w:r w:rsidR="001C1CC2"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Opera,</w:t>
      </w:r>
      <w:r w:rsidR="001C1CC2" w:rsidRPr="001C1CC2">
        <w:rPr>
          <w:rFonts w:ascii="Arial" w:hAnsi="Arial" w:cs="Arial"/>
          <w:spacing w:val="2"/>
          <w:sz w:val="18"/>
          <w:szCs w:val="18"/>
          <w:lang w:val="pt-BR"/>
        </w:rPr>
        <w:t xml:space="preserve"> </w:t>
      </w:r>
      <w:r w:rsidR="001C1CC2" w:rsidRPr="001C1CC2">
        <w:rPr>
          <w:rFonts w:ascii="Arial" w:hAnsi="Arial" w:cs="Arial"/>
          <w:sz w:val="18"/>
          <w:szCs w:val="18"/>
          <w:lang w:val="pt-BR"/>
        </w:rPr>
        <w:t>Safari</w:t>
      </w:r>
      <w:r w:rsidR="001C1CC2">
        <w:rPr>
          <w:rFonts w:ascii="Arial" w:hAnsi="Arial" w:cs="Arial"/>
          <w:sz w:val="18"/>
          <w:szCs w:val="18"/>
          <w:lang w:val="pt-BR"/>
        </w:rPr>
        <w:t>, entre outros</w:t>
      </w:r>
      <w:ins w:id="92" w:author="Ana Paula G. Serra" w:date="2021-06-07T15:49:00Z">
        <w:r w:rsidR="00F20E88">
          <w:rPr>
            <w:rFonts w:ascii="Arial" w:hAnsi="Arial" w:cs="Arial"/>
            <w:sz w:val="18"/>
            <w:szCs w:val="18"/>
            <w:lang w:val="pt-BR"/>
          </w:rPr>
          <w:t xml:space="preserve"> DEFINIR QUAIS E A VERSÃO</w:t>
        </w:r>
      </w:ins>
      <w:r w:rsidR="001C1CC2" w:rsidRPr="001C1CC2">
        <w:rPr>
          <w:rFonts w:ascii="Arial" w:hAnsi="Arial" w:cs="Arial"/>
          <w:sz w:val="18"/>
          <w:szCs w:val="18"/>
          <w:lang w:val="pt-BR"/>
        </w:rPr>
        <w:t>).</w:t>
      </w:r>
    </w:p>
    <w:p w14:paraId="4B89A429" w14:textId="1AA40840" w:rsidR="000A65C6" w:rsidRDefault="000A65C6" w:rsidP="004B74F0">
      <w:pPr>
        <w:spacing w:line="360" w:lineRule="auto"/>
        <w:rPr>
          <w:rFonts w:ascii="Arial" w:hAnsi="Arial" w:cs="Arial"/>
          <w:sz w:val="18"/>
          <w:szCs w:val="18"/>
          <w:lang w:val="pt-BR"/>
        </w:rPr>
      </w:pPr>
    </w:p>
    <w:p w14:paraId="21DD3161" w14:textId="77777777" w:rsidR="004B74F0" w:rsidRDefault="004B74F0" w:rsidP="004B74F0">
      <w:pPr>
        <w:spacing w:line="360" w:lineRule="auto"/>
        <w:rPr>
          <w:rFonts w:ascii="Arial" w:hAnsi="Arial" w:cs="Arial"/>
          <w:sz w:val="18"/>
          <w:szCs w:val="18"/>
          <w:lang w:val="pt-BR"/>
        </w:rPr>
      </w:pPr>
    </w:p>
    <w:p w14:paraId="05A031EB" w14:textId="0753EC37" w:rsidR="000A65C6" w:rsidRPr="00371660" w:rsidRDefault="000A65C6" w:rsidP="000A65C6">
      <w:pPr>
        <w:spacing w:line="360" w:lineRule="auto"/>
        <w:ind w:left="708"/>
        <w:rPr>
          <w:rFonts w:ascii="Arial" w:hAnsi="Arial" w:cs="Arial"/>
          <w:b/>
          <w:sz w:val="18"/>
          <w:szCs w:val="18"/>
        </w:rPr>
      </w:pPr>
      <w:r w:rsidRPr="00371660">
        <w:rPr>
          <w:rFonts w:ascii="Arial" w:hAnsi="Arial" w:cs="Arial"/>
          <w:b/>
          <w:sz w:val="18"/>
          <w:szCs w:val="18"/>
        </w:rPr>
        <w:t>[RNF00</w:t>
      </w:r>
      <w:ins w:id="93" w:author="Gabriel Garcia Fernandes" w:date="2021-05-03T22:45:00Z">
        <w:r w:rsidR="00B37D3C">
          <w:rPr>
            <w:rFonts w:ascii="Arial" w:hAnsi="Arial" w:cs="Arial"/>
            <w:b/>
            <w:sz w:val="18"/>
            <w:szCs w:val="18"/>
          </w:rPr>
          <w:t>5</w:t>
        </w:r>
      </w:ins>
      <w:del w:id="94" w:author="Gabriel Garcia Fernandes" w:date="2021-05-03T22:45:00Z">
        <w:r w:rsidDel="00B37D3C">
          <w:rPr>
            <w:rFonts w:ascii="Arial" w:hAnsi="Arial" w:cs="Arial"/>
            <w:b/>
            <w:sz w:val="18"/>
            <w:szCs w:val="18"/>
          </w:rPr>
          <w:delText>6</w:delText>
        </w:r>
      </w:del>
      <w:r w:rsidRPr="00371660">
        <w:rPr>
          <w:rFonts w:ascii="Arial" w:hAnsi="Arial" w:cs="Arial"/>
          <w:b/>
          <w:sz w:val="18"/>
          <w:szCs w:val="18"/>
        </w:rPr>
        <w:t xml:space="preserve">] – </w:t>
      </w:r>
      <w:proofErr w:type="spellStart"/>
      <w:r w:rsidR="006608B1">
        <w:rPr>
          <w:rFonts w:ascii="Arial" w:hAnsi="Arial" w:cs="Arial"/>
          <w:b/>
          <w:sz w:val="18"/>
          <w:szCs w:val="18"/>
        </w:rPr>
        <w:t>Chamadas</w:t>
      </w:r>
      <w:proofErr w:type="spellEnd"/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0A65C6" w:rsidRPr="00371660" w14:paraId="3DCAB7B7" w14:textId="77777777" w:rsidTr="00572423">
        <w:tc>
          <w:tcPr>
            <w:tcW w:w="1809" w:type="dxa"/>
          </w:tcPr>
          <w:p w14:paraId="6DA7C2EF" w14:textId="77777777" w:rsidR="000A65C6" w:rsidRPr="00371660" w:rsidRDefault="000A65C6" w:rsidP="00FC2635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b/>
                <w:sz w:val="18"/>
                <w:szCs w:val="18"/>
              </w:rPr>
              <w:t>Prioridade</w:t>
            </w:r>
            <w:proofErr w:type="spellEnd"/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57EE3E5D" w14:textId="5641D9FD" w:rsidR="000A65C6" w:rsidRPr="00371660" w:rsidRDefault="006608B1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6E"/>
            </w:r>
          </w:p>
        </w:tc>
        <w:tc>
          <w:tcPr>
            <w:tcW w:w="1984" w:type="dxa"/>
          </w:tcPr>
          <w:p w14:paraId="69DB5338" w14:textId="77777777" w:rsidR="000A65C6" w:rsidRPr="00371660" w:rsidRDefault="000A65C6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1E147897" w14:textId="48F036FB" w:rsidR="000A65C6" w:rsidRPr="00371660" w:rsidRDefault="006608B1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985" w:type="dxa"/>
          </w:tcPr>
          <w:p w14:paraId="12630C41" w14:textId="77777777" w:rsidR="000A65C6" w:rsidRPr="00371660" w:rsidRDefault="000A65C6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7CD9D374" w14:textId="77777777" w:rsidR="000A65C6" w:rsidRPr="00371660" w:rsidRDefault="000A65C6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371660">
              <w:rPr>
                <w:rFonts w:ascii="Arial" w:hAnsi="Arial" w:cs="Arial"/>
                <w:sz w:val="18"/>
                <w:szCs w:val="18"/>
              </w:rPr>
              <w:sym w:font="Wingdings" w:char="F0A8"/>
            </w:r>
          </w:p>
        </w:tc>
        <w:tc>
          <w:tcPr>
            <w:tcW w:w="1381" w:type="dxa"/>
          </w:tcPr>
          <w:p w14:paraId="4B921209" w14:textId="77777777" w:rsidR="000A65C6" w:rsidRPr="00371660" w:rsidRDefault="000A65C6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2F7E3E8D" w14:textId="45A58EA0" w:rsidR="000A65C6" w:rsidRDefault="000A65C6" w:rsidP="004B74F0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 xml:space="preserve">: </w:t>
      </w:r>
      <w:r w:rsidR="006608B1" w:rsidRPr="006608B1">
        <w:rPr>
          <w:rFonts w:ascii="Arial" w:hAnsi="Arial" w:cs="Arial"/>
          <w:sz w:val="18"/>
          <w:szCs w:val="18"/>
          <w:lang w:val="pt-BR"/>
        </w:rPr>
        <w:t xml:space="preserve">O sistema deverá realizar os atendimentos de alunos por meio de chamadas de áudio , vídeo e/ou chat através do </w:t>
      </w:r>
      <w:proofErr w:type="spellStart"/>
      <w:r w:rsidR="006608B1" w:rsidRPr="006608B1">
        <w:rPr>
          <w:rFonts w:ascii="Arial" w:hAnsi="Arial" w:cs="Arial"/>
          <w:sz w:val="18"/>
          <w:szCs w:val="18"/>
          <w:lang w:val="pt-BR"/>
        </w:rPr>
        <w:t>Jitsi</w:t>
      </w:r>
      <w:proofErr w:type="spellEnd"/>
      <w:r w:rsidR="006608B1" w:rsidRPr="006608B1">
        <w:rPr>
          <w:rFonts w:ascii="Arial" w:hAnsi="Arial" w:cs="Arial"/>
          <w:sz w:val="18"/>
          <w:szCs w:val="18"/>
          <w:lang w:val="pt-BR"/>
        </w:rPr>
        <w:t>.</w:t>
      </w:r>
    </w:p>
    <w:p w14:paraId="771D528B" w14:textId="26C99B9F" w:rsidR="000A65C6" w:rsidRPr="002046A3" w:rsidRDefault="000A65C6" w:rsidP="000A65C6">
      <w:pPr>
        <w:spacing w:line="360" w:lineRule="auto"/>
        <w:ind w:left="708"/>
        <w:rPr>
          <w:rFonts w:ascii="Arial" w:hAnsi="Arial" w:cs="Arial"/>
          <w:b/>
          <w:sz w:val="18"/>
          <w:szCs w:val="18"/>
          <w:lang w:val="pt-BR"/>
        </w:rPr>
      </w:pPr>
      <w:r w:rsidRPr="002046A3">
        <w:rPr>
          <w:rFonts w:ascii="Arial" w:hAnsi="Arial" w:cs="Arial"/>
          <w:b/>
          <w:sz w:val="18"/>
          <w:szCs w:val="18"/>
          <w:lang w:val="pt-BR"/>
        </w:rPr>
        <w:t>[RNF00</w:t>
      </w:r>
      <w:ins w:id="95" w:author="Gabriel Garcia Fernandes" w:date="2021-05-03T22:45:00Z">
        <w:r w:rsidR="00B37D3C">
          <w:rPr>
            <w:rFonts w:ascii="Arial" w:hAnsi="Arial" w:cs="Arial"/>
            <w:b/>
            <w:sz w:val="18"/>
            <w:szCs w:val="18"/>
            <w:lang w:val="pt-BR"/>
          </w:rPr>
          <w:t>6</w:t>
        </w:r>
      </w:ins>
      <w:del w:id="96" w:author="Gabriel Garcia Fernandes" w:date="2021-05-03T22:45:00Z">
        <w:r w:rsidRPr="002046A3" w:rsidDel="00B37D3C">
          <w:rPr>
            <w:rFonts w:ascii="Arial" w:hAnsi="Arial" w:cs="Arial"/>
            <w:b/>
            <w:sz w:val="18"/>
            <w:szCs w:val="18"/>
            <w:lang w:val="pt-BR"/>
          </w:rPr>
          <w:delText>7</w:delText>
        </w:r>
      </w:del>
      <w:r w:rsidRPr="002046A3">
        <w:rPr>
          <w:rFonts w:ascii="Arial" w:hAnsi="Arial" w:cs="Arial"/>
          <w:b/>
          <w:sz w:val="18"/>
          <w:szCs w:val="18"/>
          <w:lang w:val="pt-BR"/>
        </w:rPr>
        <w:t xml:space="preserve">] – </w:t>
      </w:r>
      <w:r w:rsidR="00A37AB0">
        <w:rPr>
          <w:rFonts w:ascii="Arial" w:hAnsi="Arial" w:cs="Arial"/>
          <w:b/>
          <w:sz w:val="18"/>
          <w:szCs w:val="18"/>
          <w:lang w:val="pt-BR"/>
        </w:rPr>
        <w:t>Linguagem de Programação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0A65C6" w:rsidRPr="00371660" w14:paraId="6C6A53DA" w14:textId="77777777" w:rsidTr="00572423">
        <w:tc>
          <w:tcPr>
            <w:tcW w:w="1809" w:type="dxa"/>
          </w:tcPr>
          <w:p w14:paraId="3AF49987" w14:textId="77777777" w:rsidR="000A65C6" w:rsidRPr="00371660" w:rsidRDefault="000A65C6" w:rsidP="00FC2635">
            <w:pPr>
              <w:spacing w:before="240" w:after="24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b/>
                <w:sz w:val="18"/>
                <w:szCs w:val="18"/>
              </w:rPr>
              <w:lastRenderedPageBreak/>
              <w:t>Prioridade</w:t>
            </w:r>
            <w:proofErr w:type="spellEnd"/>
            <w:r w:rsidRPr="00371660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426" w:type="dxa"/>
          </w:tcPr>
          <w:p w14:paraId="54B2B3C6" w14:textId="33CF3F62" w:rsidR="000A65C6" w:rsidRPr="00371660" w:rsidRDefault="00A37AB0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ins w:id="97" w:author="Gabriel Garcia Fernandes" w:date="2021-05-03T22:43:00Z">
              <w:r w:rsidRPr="00371660">
                <w:rPr>
                  <w:rFonts w:ascii="Arial" w:hAnsi="Arial" w:cs="Arial"/>
                  <w:sz w:val="18"/>
                  <w:szCs w:val="18"/>
                </w:rPr>
                <w:sym w:font="Wingdings" w:char="F06E"/>
              </w:r>
            </w:ins>
          </w:p>
        </w:tc>
        <w:tc>
          <w:tcPr>
            <w:tcW w:w="1984" w:type="dxa"/>
          </w:tcPr>
          <w:p w14:paraId="66A783B3" w14:textId="77777777" w:rsidR="000A65C6" w:rsidRPr="00371660" w:rsidRDefault="000A65C6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Essencial</w:t>
            </w:r>
            <w:proofErr w:type="spellEnd"/>
          </w:p>
        </w:tc>
        <w:tc>
          <w:tcPr>
            <w:tcW w:w="425" w:type="dxa"/>
          </w:tcPr>
          <w:p w14:paraId="437462E3" w14:textId="3AB486C1" w:rsidR="000A65C6" w:rsidRPr="00371660" w:rsidRDefault="007D0ECA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ins w:id="98" w:author="Gabriel Garcia Fernandes" w:date="2021-05-03T22:43:00Z">
              <w:r w:rsidRPr="00371660">
                <w:rPr>
                  <w:rFonts w:ascii="Arial" w:hAnsi="Arial" w:cs="Arial"/>
                  <w:sz w:val="18"/>
                  <w:szCs w:val="18"/>
                </w:rPr>
                <w:sym w:font="Wingdings" w:char="F0A8"/>
              </w:r>
            </w:ins>
            <w:del w:id="99" w:author="Gabriel Garcia Fernandes" w:date="2021-05-03T22:43:00Z">
              <w:r w:rsidR="000A65C6" w:rsidRPr="00371660" w:rsidDel="007D0ECA">
                <w:rPr>
                  <w:rFonts w:ascii="Arial" w:hAnsi="Arial" w:cs="Arial"/>
                  <w:sz w:val="18"/>
                  <w:szCs w:val="18"/>
                </w:rPr>
                <w:sym w:font="Wingdings" w:char="F06E"/>
              </w:r>
            </w:del>
          </w:p>
        </w:tc>
        <w:tc>
          <w:tcPr>
            <w:tcW w:w="1985" w:type="dxa"/>
          </w:tcPr>
          <w:p w14:paraId="630277C7" w14:textId="77777777" w:rsidR="000A65C6" w:rsidRPr="00371660" w:rsidRDefault="000A65C6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Importante</w:t>
            </w:r>
            <w:proofErr w:type="spellEnd"/>
          </w:p>
        </w:tc>
        <w:tc>
          <w:tcPr>
            <w:tcW w:w="425" w:type="dxa"/>
          </w:tcPr>
          <w:p w14:paraId="70B9FAE9" w14:textId="460CDC6E" w:rsidR="000A65C6" w:rsidRPr="00371660" w:rsidRDefault="00A37AB0" w:rsidP="00FC2635">
            <w:pPr>
              <w:spacing w:before="240" w:after="240"/>
              <w:jc w:val="right"/>
              <w:rPr>
                <w:rFonts w:ascii="Arial" w:hAnsi="Arial" w:cs="Arial"/>
                <w:sz w:val="18"/>
                <w:szCs w:val="18"/>
              </w:rPr>
            </w:pPr>
            <w:ins w:id="100" w:author="Gabriel Garcia Fernandes" w:date="2021-05-03T22:43:00Z">
              <w:r w:rsidRPr="00371660">
                <w:rPr>
                  <w:rFonts w:ascii="Arial" w:hAnsi="Arial" w:cs="Arial"/>
                  <w:sz w:val="18"/>
                  <w:szCs w:val="18"/>
                </w:rPr>
                <w:sym w:font="Wingdings" w:char="F0A8"/>
              </w:r>
            </w:ins>
            <w:del w:id="101" w:author="Gabriel Garcia Fernandes" w:date="2021-05-03T22:43:00Z">
              <w:r w:rsidR="000A65C6" w:rsidRPr="00371660" w:rsidDel="007D0ECA">
                <w:rPr>
                  <w:rFonts w:ascii="Arial" w:hAnsi="Arial" w:cs="Arial"/>
                  <w:sz w:val="18"/>
                  <w:szCs w:val="18"/>
                </w:rPr>
                <w:sym w:font="Wingdings" w:char="F0A8"/>
              </w:r>
            </w:del>
          </w:p>
        </w:tc>
        <w:tc>
          <w:tcPr>
            <w:tcW w:w="1381" w:type="dxa"/>
          </w:tcPr>
          <w:p w14:paraId="29DBB2E2" w14:textId="77777777" w:rsidR="000A65C6" w:rsidRPr="00371660" w:rsidRDefault="000A65C6" w:rsidP="00FC2635">
            <w:pPr>
              <w:spacing w:before="240" w:after="240"/>
              <w:ind w:left="-108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71660">
              <w:rPr>
                <w:rFonts w:ascii="Arial" w:hAnsi="Arial" w:cs="Arial"/>
                <w:sz w:val="18"/>
                <w:szCs w:val="18"/>
              </w:rPr>
              <w:t>Desejável</w:t>
            </w:r>
            <w:proofErr w:type="spellEnd"/>
          </w:p>
        </w:tc>
      </w:tr>
    </w:tbl>
    <w:p w14:paraId="461FC489" w14:textId="6430B9B2" w:rsidR="000A65C6" w:rsidRDefault="000A65C6" w:rsidP="000A65C6">
      <w:pPr>
        <w:spacing w:line="360" w:lineRule="auto"/>
        <w:ind w:left="708"/>
        <w:rPr>
          <w:ins w:id="102" w:author="Ana Paula G. Serra" w:date="2021-06-07T15:49:00Z"/>
          <w:rFonts w:ascii="Arial" w:hAnsi="Arial" w:cs="Arial"/>
          <w:sz w:val="18"/>
          <w:szCs w:val="18"/>
          <w:lang w:val="pt-BR"/>
        </w:rPr>
      </w:pPr>
      <w:r w:rsidRPr="00371660">
        <w:rPr>
          <w:rFonts w:ascii="Arial" w:hAnsi="Arial" w:cs="Arial"/>
          <w:b/>
          <w:sz w:val="18"/>
          <w:szCs w:val="18"/>
          <w:lang w:val="pt-BR"/>
        </w:rPr>
        <w:t>Descrição</w:t>
      </w:r>
      <w:r w:rsidRPr="00371660">
        <w:rPr>
          <w:rFonts w:ascii="Arial" w:hAnsi="Arial" w:cs="Arial"/>
          <w:sz w:val="18"/>
          <w:szCs w:val="18"/>
          <w:lang w:val="pt-BR"/>
        </w:rPr>
        <w:t>:</w:t>
      </w:r>
      <w:r>
        <w:rPr>
          <w:rFonts w:ascii="Arial" w:hAnsi="Arial" w:cs="Arial"/>
          <w:sz w:val="18"/>
          <w:szCs w:val="18"/>
          <w:lang w:val="pt-BR"/>
        </w:rPr>
        <w:t xml:space="preserve"> </w:t>
      </w:r>
      <w:r w:rsidR="00A37AB0" w:rsidRPr="00A37AB0">
        <w:rPr>
          <w:rFonts w:ascii="Arial" w:hAnsi="Arial" w:cs="Arial"/>
          <w:sz w:val="18"/>
          <w:szCs w:val="18"/>
          <w:lang w:val="pt-BR"/>
        </w:rPr>
        <w:t>O</w:t>
      </w:r>
      <w:r w:rsidR="00A37AB0"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="00A37AB0" w:rsidRPr="00A37AB0">
        <w:rPr>
          <w:rFonts w:ascii="Arial" w:hAnsi="Arial" w:cs="Arial"/>
          <w:sz w:val="18"/>
          <w:szCs w:val="18"/>
          <w:lang w:val="pt-BR"/>
        </w:rPr>
        <w:t>sistema</w:t>
      </w:r>
      <w:r w:rsidR="00A37AB0" w:rsidRPr="00A37AB0">
        <w:rPr>
          <w:rFonts w:ascii="Arial" w:hAnsi="Arial" w:cs="Arial"/>
          <w:spacing w:val="-3"/>
          <w:sz w:val="18"/>
          <w:szCs w:val="18"/>
          <w:lang w:val="pt-BR"/>
        </w:rPr>
        <w:t xml:space="preserve"> </w:t>
      </w:r>
      <w:r w:rsidR="00A37AB0" w:rsidRPr="00A37AB0">
        <w:rPr>
          <w:rFonts w:ascii="Arial" w:hAnsi="Arial" w:cs="Arial"/>
          <w:sz w:val="18"/>
          <w:szCs w:val="18"/>
          <w:lang w:val="pt-BR"/>
        </w:rPr>
        <w:t>deverá</w:t>
      </w:r>
      <w:r w:rsidR="00A37AB0"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="00A37AB0" w:rsidRPr="00A37AB0">
        <w:rPr>
          <w:rFonts w:ascii="Arial" w:hAnsi="Arial" w:cs="Arial"/>
          <w:sz w:val="18"/>
          <w:szCs w:val="18"/>
          <w:lang w:val="pt-BR"/>
        </w:rPr>
        <w:t>utilizar</w:t>
      </w:r>
      <w:r w:rsidR="00A37AB0" w:rsidRPr="00A37AB0">
        <w:rPr>
          <w:rFonts w:ascii="Arial" w:hAnsi="Arial" w:cs="Arial"/>
          <w:spacing w:val="-4"/>
          <w:sz w:val="18"/>
          <w:szCs w:val="18"/>
          <w:lang w:val="pt-BR"/>
        </w:rPr>
        <w:t xml:space="preserve"> </w:t>
      </w:r>
      <w:r w:rsidR="00A37AB0" w:rsidRPr="00A37AB0">
        <w:rPr>
          <w:rFonts w:ascii="Arial" w:hAnsi="Arial" w:cs="Arial"/>
          <w:sz w:val="18"/>
          <w:szCs w:val="18"/>
          <w:lang w:val="pt-BR"/>
        </w:rPr>
        <w:t>a</w:t>
      </w:r>
      <w:r w:rsidR="00A37AB0"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="00A37AB0" w:rsidRPr="00A37AB0">
        <w:rPr>
          <w:rFonts w:ascii="Arial" w:hAnsi="Arial" w:cs="Arial"/>
          <w:sz w:val="18"/>
          <w:szCs w:val="18"/>
          <w:lang w:val="pt-BR"/>
        </w:rPr>
        <w:t>linguagem</w:t>
      </w:r>
      <w:r w:rsidR="00A37AB0" w:rsidRPr="00A37AB0">
        <w:rPr>
          <w:rFonts w:ascii="Arial" w:hAnsi="Arial" w:cs="Arial"/>
          <w:spacing w:val="-4"/>
          <w:sz w:val="18"/>
          <w:szCs w:val="18"/>
          <w:lang w:val="pt-BR"/>
        </w:rPr>
        <w:t xml:space="preserve"> </w:t>
      </w:r>
      <w:proofErr w:type="spellStart"/>
      <w:r w:rsidR="00A37AB0" w:rsidRPr="00A37AB0">
        <w:rPr>
          <w:rFonts w:ascii="Arial" w:hAnsi="Arial" w:cs="Arial"/>
          <w:sz w:val="18"/>
          <w:szCs w:val="18"/>
          <w:lang w:val="pt-BR"/>
        </w:rPr>
        <w:t>Javascript</w:t>
      </w:r>
      <w:proofErr w:type="spellEnd"/>
      <w:r w:rsidR="00A37AB0"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="00A37AB0" w:rsidRPr="00A37AB0">
        <w:rPr>
          <w:rFonts w:ascii="Arial" w:hAnsi="Arial" w:cs="Arial"/>
          <w:sz w:val="18"/>
          <w:szCs w:val="18"/>
          <w:lang w:val="pt-BR"/>
        </w:rPr>
        <w:t>em</w:t>
      </w:r>
      <w:r w:rsidR="00A37AB0" w:rsidRPr="00A37AB0">
        <w:rPr>
          <w:rFonts w:ascii="Arial" w:hAnsi="Arial" w:cs="Arial"/>
          <w:spacing w:val="-4"/>
          <w:sz w:val="18"/>
          <w:szCs w:val="18"/>
          <w:lang w:val="pt-BR"/>
        </w:rPr>
        <w:t xml:space="preserve"> </w:t>
      </w:r>
      <w:r w:rsidR="00A37AB0" w:rsidRPr="00A37AB0">
        <w:rPr>
          <w:rFonts w:ascii="Arial" w:hAnsi="Arial" w:cs="Arial"/>
          <w:sz w:val="18"/>
          <w:szCs w:val="18"/>
          <w:lang w:val="pt-BR"/>
        </w:rPr>
        <w:t>sua</w:t>
      </w:r>
      <w:r w:rsidR="00A37AB0" w:rsidRPr="00A37AB0">
        <w:rPr>
          <w:rFonts w:ascii="Arial" w:hAnsi="Arial" w:cs="Arial"/>
          <w:spacing w:val="-5"/>
          <w:sz w:val="18"/>
          <w:szCs w:val="18"/>
          <w:lang w:val="pt-BR"/>
        </w:rPr>
        <w:t xml:space="preserve"> </w:t>
      </w:r>
      <w:r w:rsidR="00A37AB0" w:rsidRPr="00A37AB0">
        <w:rPr>
          <w:rFonts w:ascii="Arial" w:hAnsi="Arial" w:cs="Arial"/>
          <w:sz w:val="18"/>
          <w:szCs w:val="18"/>
          <w:lang w:val="pt-BR"/>
        </w:rPr>
        <w:t xml:space="preserve">implementação com apoio de </w:t>
      </w:r>
      <w:proofErr w:type="spellStart"/>
      <w:r w:rsidR="00A37AB0" w:rsidRPr="00A37AB0">
        <w:rPr>
          <w:rFonts w:ascii="Arial" w:hAnsi="Arial" w:cs="Arial"/>
          <w:sz w:val="18"/>
          <w:szCs w:val="18"/>
          <w:lang w:val="pt-BR"/>
        </w:rPr>
        <w:t>NodeJS</w:t>
      </w:r>
      <w:proofErr w:type="spellEnd"/>
      <w:r w:rsidR="00A37AB0" w:rsidRPr="00A37AB0">
        <w:rPr>
          <w:rFonts w:ascii="Arial" w:hAnsi="Arial" w:cs="Arial"/>
          <w:sz w:val="18"/>
          <w:szCs w:val="18"/>
          <w:lang w:val="pt-BR"/>
        </w:rPr>
        <w:t xml:space="preserve">, dessa forma poderá implementar a API </w:t>
      </w:r>
      <w:proofErr w:type="spellStart"/>
      <w:r w:rsidR="00A37AB0" w:rsidRPr="00A37AB0">
        <w:rPr>
          <w:rFonts w:ascii="Arial" w:hAnsi="Arial" w:cs="Arial"/>
          <w:sz w:val="18"/>
          <w:szCs w:val="18"/>
          <w:lang w:val="pt-BR"/>
        </w:rPr>
        <w:t>lib-jitsi-meet</w:t>
      </w:r>
      <w:proofErr w:type="spellEnd"/>
      <w:r w:rsidR="00A37AB0" w:rsidRPr="00A37AB0">
        <w:rPr>
          <w:rFonts w:ascii="Arial" w:hAnsi="Arial" w:cs="Arial"/>
          <w:sz w:val="18"/>
          <w:szCs w:val="18"/>
          <w:lang w:val="pt-BR"/>
        </w:rPr>
        <w:t xml:space="preserve"> para as chamadas.</w:t>
      </w:r>
    </w:p>
    <w:p w14:paraId="3C50D1D5" w14:textId="038EAF00" w:rsidR="00F20E88" w:rsidRDefault="00F20E88" w:rsidP="000A65C6">
      <w:pPr>
        <w:spacing w:line="360" w:lineRule="auto"/>
        <w:ind w:left="708"/>
        <w:rPr>
          <w:ins w:id="103" w:author="Ana Paula G. Serra" w:date="2021-06-07T15:49:00Z"/>
          <w:rFonts w:ascii="Arial" w:hAnsi="Arial" w:cs="Arial"/>
          <w:sz w:val="18"/>
          <w:szCs w:val="18"/>
          <w:lang w:val="pt-BR"/>
        </w:rPr>
      </w:pPr>
    </w:p>
    <w:p w14:paraId="13DC4594" w14:textId="4465C79E" w:rsidR="00F20E88" w:rsidRDefault="00F20E88" w:rsidP="000A65C6">
      <w:pPr>
        <w:spacing w:line="360" w:lineRule="auto"/>
        <w:ind w:left="708"/>
        <w:rPr>
          <w:rFonts w:ascii="Arial" w:hAnsi="Arial" w:cs="Arial"/>
          <w:sz w:val="18"/>
          <w:szCs w:val="18"/>
          <w:lang w:val="pt-BR"/>
        </w:rPr>
      </w:pPr>
      <w:ins w:id="104" w:author="Ana Paula G. Serra" w:date="2021-06-07T15:49:00Z">
        <w:r>
          <w:rPr>
            <w:rFonts w:ascii="Arial" w:hAnsi="Arial" w:cs="Arial"/>
            <w:sz w:val="18"/>
            <w:szCs w:val="18"/>
            <w:lang w:val="pt-BR"/>
          </w:rPr>
          <w:t>INCLUIR BANCO DE DADOS E A</w:t>
        </w:r>
      </w:ins>
      <w:ins w:id="105" w:author="Ana Paula G. Serra" w:date="2021-06-07T15:50:00Z">
        <w:r>
          <w:rPr>
            <w:rFonts w:ascii="Arial" w:hAnsi="Arial" w:cs="Arial"/>
            <w:sz w:val="18"/>
            <w:szCs w:val="18"/>
            <w:lang w:val="pt-BR"/>
          </w:rPr>
          <w:t>RQUITETURA</w:t>
        </w:r>
      </w:ins>
    </w:p>
    <w:p w14:paraId="661ED749" w14:textId="77777777" w:rsidR="00A37AB0" w:rsidRPr="00A37AB0" w:rsidRDefault="00A37AB0" w:rsidP="000A65C6">
      <w:pPr>
        <w:spacing w:line="360" w:lineRule="auto"/>
        <w:ind w:left="708"/>
        <w:rPr>
          <w:ins w:id="106" w:author="Gabriel Garcia Fernandes" w:date="2021-05-03T22:29:00Z"/>
          <w:rFonts w:ascii="Arial" w:hAnsi="Arial" w:cs="Arial"/>
          <w:sz w:val="18"/>
          <w:szCs w:val="18"/>
          <w:lang w:val="pt-BR"/>
        </w:rPr>
      </w:pPr>
    </w:p>
    <w:p w14:paraId="194533A3" w14:textId="77777777" w:rsidR="00A37AB0" w:rsidRDefault="00A37AB0">
      <w:pPr>
        <w:jc w:val="left"/>
        <w:rPr>
          <w:rFonts w:ascii="Arial" w:hAnsi="Arial"/>
          <w:b/>
          <w:sz w:val="24"/>
          <w:lang w:val="pt-BR"/>
        </w:rPr>
      </w:pPr>
      <w:bookmarkStart w:id="107" w:name="_Toc43744374"/>
      <w:r>
        <w:rPr>
          <w:lang w:val="pt-BR"/>
        </w:rPr>
        <w:br w:type="page"/>
      </w:r>
    </w:p>
    <w:p w14:paraId="30EC42DB" w14:textId="651A22D9" w:rsidR="00AB7CCC" w:rsidRDefault="009230DC" w:rsidP="009230DC">
      <w:pPr>
        <w:pStyle w:val="Ttulo2"/>
        <w:ind w:left="426"/>
        <w:rPr>
          <w:lang w:val="pt-BR"/>
        </w:rPr>
      </w:pPr>
      <w:bookmarkStart w:id="108" w:name="_Toc73378977"/>
      <w:r>
        <w:rPr>
          <w:lang w:val="pt-BR"/>
        </w:rPr>
        <w:lastRenderedPageBreak/>
        <w:t xml:space="preserve">2.5 </w:t>
      </w:r>
      <w:r w:rsidR="002E3BF6">
        <w:rPr>
          <w:lang w:val="pt-BR"/>
        </w:rPr>
        <w:t>P</w:t>
      </w:r>
      <w:r w:rsidR="00081EC4">
        <w:rPr>
          <w:lang w:val="pt-BR"/>
        </w:rPr>
        <w:t>rotótipo</w:t>
      </w:r>
      <w:r w:rsidR="005C3326">
        <w:rPr>
          <w:lang w:val="pt-BR"/>
        </w:rPr>
        <w:t xml:space="preserve"> para Validar os Requisitos</w:t>
      </w:r>
      <w:bookmarkEnd w:id="107"/>
      <w:bookmarkEnd w:id="108"/>
    </w:p>
    <w:p w14:paraId="07AFC52C" w14:textId="77777777" w:rsidR="00AB7CCC" w:rsidRPr="00AB7CCC" w:rsidRDefault="00AB7CCC" w:rsidP="00995B07">
      <w:pPr>
        <w:pStyle w:val="Titulo2"/>
        <w:numPr>
          <w:ilvl w:val="0"/>
          <w:numId w:val="0"/>
        </w:numPr>
        <w:spacing w:before="0"/>
        <w:ind w:left="1134"/>
        <w:rPr>
          <w:lang w:val="pt-BR"/>
        </w:rPr>
      </w:pPr>
    </w:p>
    <w:p w14:paraId="6623E3B0" w14:textId="34E450F1" w:rsidR="00AB7CCC" w:rsidRDefault="00AB7CCC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CSU001 – Manter Cadastro de Usuários</w:t>
      </w:r>
    </w:p>
    <w:p w14:paraId="6E256FCA" w14:textId="2780CB62" w:rsidR="003C3A11" w:rsidRDefault="0057531D" w:rsidP="0057531D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1D43A82F" wp14:editId="3F6CF3A2">
            <wp:extent cx="5612765" cy="3157220"/>
            <wp:effectExtent l="0" t="0" r="6985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C3E1" w14:textId="71CD939F" w:rsidR="004E5AD6" w:rsidRDefault="004E5AD6" w:rsidP="004E5AD6">
      <w:pPr>
        <w:pStyle w:val="PargrafodaLista"/>
        <w:ind w:left="0"/>
        <w:rPr>
          <w:rFonts w:ascii="Arial" w:eastAsia="Times New Roman" w:hAnsi="Arial"/>
          <w:b/>
          <w:sz w:val="24"/>
          <w:szCs w:val="20"/>
          <w:lang w:eastAsia="pt-BR"/>
        </w:rPr>
      </w:pPr>
      <w:r>
        <w:rPr>
          <w:noProof/>
        </w:rPr>
        <w:drawing>
          <wp:inline distT="0" distB="0" distL="0" distR="0" wp14:anchorId="4A9616EF" wp14:editId="7BC28DF9">
            <wp:extent cx="5612765" cy="3157220"/>
            <wp:effectExtent l="0" t="0" r="698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38DD" w14:textId="77777777" w:rsidR="004E5AD6" w:rsidRDefault="004E5AD6" w:rsidP="004E5AD6">
      <w:pPr>
        <w:pStyle w:val="PargrafodaLista"/>
        <w:ind w:left="0"/>
        <w:rPr>
          <w:rFonts w:ascii="Arial" w:eastAsia="Times New Roman" w:hAnsi="Arial"/>
          <w:b/>
          <w:sz w:val="24"/>
          <w:szCs w:val="20"/>
          <w:lang w:eastAsia="pt-BR"/>
        </w:rPr>
      </w:pPr>
    </w:p>
    <w:p w14:paraId="7540C5F0" w14:textId="7C0B0286" w:rsidR="004E5AD6" w:rsidRDefault="009C445D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2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Manter </w:t>
      </w:r>
      <w:r>
        <w:rPr>
          <w:rFonts w:ascii="Arial" w:eastAsia="Times New Roman" w:hAnsi="Arial"/>
          <w:b/>
          <w:sz w:val="24"/>
          <w:szCs w:val="20"/>
          <w:lang w:eastAsia="pt-BR"/>
        </w:rPr>
        <w:t>Grupos de Estudo</w:t>
      </w:r>
    </w:p>
    <w:p w14:paraId="4D6CC1D8" w14:textId="6488A152" w:rsidR="0057531D" w:rsidRPr="0057531D" w:rsidRDefault="0057531D" w:rsidP="0057531D">
      <w:pPr>
        <w:rPr>
          <w:rFonts w:ascii="Arial" w:hAnsi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8A1C63D" wp14:editId="50745581">
            <wp:extent cx="5612765" cy="3157220"/>
            <wp:effectExtent l="0" t="0" r="6985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6703" w14:textId="77777777" w:rsidR="004E5AD6" w:rsidRDefault="004E5AD6" w:rsidP="004E5AD6">
      <w:pPr>
        <w:pStyle w:val="PargrafodaLista"/>
        <w:ind w:left="0"/>
        <w:rPr>
          <w:rFonts w:ascii="Arial" w:eastAsia="Times New Roman" w:hAnsi="Arial"/>
          <w:b/>
          <w:sz w:val="24"/>
          <w:szCs w:val="20"/>
          <w:lang w:eastAsia="pt-BR"/>
        </w:rPr>
      </w:pPr>
    </w:p>
    <w:p w14:paraId="1669AEE6" w14:textId="3613E2BE" w:rsidR="009C445D" w:rsidRDefault="009C445D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 w:rsidR="00995B07">
        <w:rPr>
          <w:rFonts w:ascii="Arial" w:eastAsia="Times New Roman" w:hAnsi="Arial"/>
          <w:b/>
          <w:sz w:val="24"/>
          <w:szCs w:val="20"/>
          <w:lang w:eastAsia="pt-BR"/>
        </w:rPr>
        <w:t>3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 w:rsidR="00995B07">
        <w:rPr>
          <w:rFonts w:ascii="Arial" w:eastAsia="Times New Roman" w:hAnsi="Arial"/>
          <w:b/>
          <w:sz w:val="24"/>
          <w:szCs w:val="20"/>
          <w:lang w:eastAsia="pt-BR"/>
        </w:rPr>
        <w:t>Ingressar em Grupos de Estudo</w:t>
      </w:r>
    </w:p>
    <w:p w14:paraId="33EE6466" w14:textId="1307412D" w:rsidR="00F91BC9" w:rsidRDefault="00F91BC9" w:rsidP="00F91BC9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418B44CB" wp14:editId="7A0F5C74">
            <wp:extent cx="5612765" cy="3157220"/>
            <wp:effectExtent l="0" t="0" r="698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1545" w14:textId="77DCB0AC" w:rsidR="0057531D" w:rsidRDefault="00D876EF" w:rsidP="00F91BC9">
      <w:pPr>
        <w:rPr>
          <w:rFonts w:ascii="Arial" w:hAnsi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6F68197" wp14:editId="30725197">
            <wp:extent cx="5612765" cy="3157220"/>
            <wp:effectExtent l="0" t="0" r="698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8A24" w14:textId="77777777" w:rsidR="0057531D" w:rsidRPr="00F91BC9" w:rsidRDefault="0057531D" w:rsidP="00F91BC9">
      <w:pPr>
        <w:rPr>
          <w:rFonts w:ascii="Arial" w:hAnsi="Arial"/>
          <w:b/>
          <w:sz w:val="24"/>
        </w:rPr>
      </w:pPr>
    </w:p>
    <w:p w14:paraId="6F675F3B" w14:textId="2CB0D5B7" w:rsidR="009C445D" w:rsidRDefault="009C445D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 w:rsidR="00B4524F">
        <w:rPr>
          <w:rFonts w:ascii="Arial" w:eastAsia="Times New Roman" w:hAnsi="Arial"/>
          <w:b/>
          <w:sz w:val="24"/>
          <w:szCs w:val="20"/>
          <w:lang w:eastAsia="pt-BR"/>
        </w:rPr>
        <w:t>4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 w:rsidR="00B4524F">
        <w:rPr>
          <w:rFonts w:ascii="Arial" w:eastAsia="Times New Roman" w:hAnsi="Arial"/>
          <w:b/>
          <w:sz w:val="24"/>
          <w:szCs w:val="20"/>
          <w:lang w:eastAsia="pt-BR"/>
        </w:rPr>
        <w:t>Solicitar Pronto Atendimento</w:t>
      </w:r>
    </w:p>
    <w:p w14:paraId="17038860" w14:textId="303A0958" w:rsidR="00D876EF" w:rsidRDefault="00D876EF" w:rsidP="00D876EF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67EE757F" wp14:editId="08473E9F">
            <wp:extent cx="5612765" cy="3157220"/>
            <wp:effectExtent l="0" t="0" r="6985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358F" w14:textId="77777777" w:rsidR="00D876EF" w:rsidRPr="00D876EF" w:rsidRDefault="00D876EF" w:rsidP="00D876EF">
      <w:pPr>
        <w:rPr>
          <w:rFonts w:ascii="Arial" w:hAnsi="Arial"/>
          <w:b/>
          <w:sz w:val="24"/>
        </w:rPr>
      </w:pPr>
    </w:p>
    <w:p w14:paraId="6BBD44AE" w14:textId="3EBC6C4B" w:rsidR="009C445D" w:rsidRDefault="009C445D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 w:rsidR="00717539">
        <w:rPr>
          <w:rFonts w:ascii="Arial" w:eastAsia="Times New Roman" w:hAnsi="Arial"/>
          <w:b/>
          <w:sz w:val="24"/>
          <w:szCs w:val="20"/>
          <w:lang w:eastAsia="pt-BR"/>
        </w:rPr>
        <w:t>5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 w:rsidR="00B4524F">
        <w:rPr>
          <w:rFonts w:ascii="Arial" w:eastAsia="Times New Roman" w:hAnsi="Arial"/>
          <w:b/>
          <w:sz w:val="24"/>
          <w:szCs w:val="20"/>
          <w:lang w:eastAsia="pt-BR"/>
        </w:rPr>
        <w:t xml:space="preserve">Gerar questionário de </w:t>
      </w:r>
      <w:proofErr w:type="spellStart"/>
      <w:r w:rsidR="00B4524F">
        <w:rPr>
          <w:rFonts w:ascii="Arial" w:eastAsia="Times New Roman" w:hAnsi="Arial"/>
          <w:b/>
          <w:sz w:val="24"/>
          <w:szCs w:val="20"/>
          <w:lang w:eastAsia="pt-BR"/>
        </w:rPr>
        <w:t>Pré</w:t>
      </w:r>
      <w:proofErr w:type="spellEnd"/>
      <w:r w:rsidR="00B4524F">
        <w:rPr>
          <w:rFonts w:ascii="Arial" w:eastAsia="Times New Roman" w:hAnsi="Arial"/>
          <w:b/>
          <w:sz w:val="24"/>
          <w:szCs w:val="20"/>
          <w:lang w:eastAsia="pt-BR"/>
        </w:rPr>
        <w:t xml:space="preserve"> Atendimento</w:t>
      </w:r>
    </w:p>
    <w:p w14:paraId="095947CA" w14:textId="28C54398" w:rsidR="00CE7110" w:rsidRDefault="00CE7110" w:rsidP="00CE7110">
      <w:pPr>
        <w:rPr>
          <w:rFonts w:ascii="Arial" w:hAnsi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E7FF5E8" wp14:editId="78B65C48">
            <wp:extent cx="5612765" cy="3157220"/>
            <wp:effectExtent l="0" t="0" r="6985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21CD7" wp14:editId="61343B83">
            <wp:extent cx="5612765" cy="3157220"/>
            <wp:effectExtent l="0" t="0" r="6985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D9DB9" wp14:editId="0CE8B859">
            <wp:extent cx="5612765" cy="3157220"/>
            <wp:effectExtent l="0" t="0" r="6985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EEB1" w14:textId="77777777" w:rsidR="00CE7110" w:rsidRPr="00CE7110" w:rsidRDefault="00CE7110" w:rsidP="00CE7110">
      <w:pPr>
        <w:rPr>
          <w:rFonts w:ascii="Arial" w:hAnsi="Arial"/>
          <w:b/>
          <w:sz w:val="24"/>
        </w:rPr>
      </w:pPr>
    </w:p>
    <w:p w14:paraId="5700B6EE" w14:textId="18E1B2D2" w:rsidR="009C445D" w:rsidRDefault="009C445D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 w:rsidR="00717539">
        <w:rPr>
          <w:rFonts w:ascii="Arial" w:eastAsia="Times New Roman" w:hAnsi="Arial"/>
          <w:b/>
          <w:sz w:val="24"/>
          <w:szCs w:val="20"/>
          <w:lang w:eastAsia="pt-BR"/>
        </w:rPr>
        <w:t>6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 w:rsidR="00717539">
        <w:rPr>
          <w:rFonts w:ascii="Arial" w:eastAsia="Times New Roman" w:hAnsi="Arial"/>
          <w:b/>
          <w:sz w:val="24"/>
          <w:szCs w:val="20"/>
          <w:lang w:eastAsia="pt-BR"/>
        </w:rPr>
        <w:t xml:space="preserve">Gerar fila de espera e </w:t>
      </w:r>
      <w:r w:rsidR="00717539"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 w:rsidR="00717539">
        <w:rPr>
          <w:rFonts w:ascii="Arial" w:eastAsia="Times New Roman" w:hAnsi="Arial"/>
          <w:b/>
          <w:sz w:val="24"/>
          <w:szCs w:val="20"/>
          <w:lang w:eastAsia="pt-BR"/>
        </w:rPr>
        <w:t>7</w:t>
      </w:r>
      <w:r w:rsidR="00717539"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 </w:t>
      </w:r>
      <w:r w:rsidR="00717539">
        <w:rPr>
          <w:rFonts w:ascii="Arial" w:eastAsia="Times New Roman" w:hAnsi="Arial"/>
          <w:b/>
          <w:sz w:val="24"/>
          <w:szCs w:val="20"/>
          <w:lang w:eastAsia="pt-BR"/>
        </w:rPr>
        <w:t>Operar fila de espera</w:t>
      </w:r>
    </w:p>
    <w:p w14:paraId="2595F397" w14:textId="1E7CE450" w:rsidR="00CE7110" w:rsidRDefault="00E92D78" w:rsidP="00CE7110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15FFAC9A" wp14:editId="60A113AE">
            <wp:extent cx="5612765" cy="3155950"/>
            <wp:effectExtent l="0" t="0" r="6985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8C55" w14:textId="0836007A" w:rsidR="00E92D78" w:rsidRDefault="00E92D78" w:rsidP="00CE7110">
      <w:pPr>
        <w:rPr>
          <w:rFonts w:ascii="Arial" w:hAnsi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F2A87BE" wp14:editId="5B312A70">
            <wp:extent cx="5612765" cy="3155950"/>
            <wp:effectExtent l="0" t="0" r="6985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107B" w14:textId="02FD2121" w:rsidR="00E92D78" w:rsidRDefault="00E92D78" w:rsidP="00CE7110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5C0B37EA" wp14:editId="061F89FB">
            <wp:extent cx="5612765" cy="3155950"/>
            <wp:effectExtent l="0" t="0" r="6985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9248" w14:textId="07CD7061" w:rsidR="00E92D78" w:rsidRDefault="00E92D78" w:rsidP="00CE7110">
      <w:pPr>
        <w:rPr>
          <w:rFonts w:ascii="Arial" w:hAnsi="Arial"/>
          <w:b/>
          <w:sz w:val="24"/>
        </w:rPr>
      </w:pPr>
    </w:p>
    <w:p w14:paraId="6F5CE42B" w14:textId="59AA48E5" w:rsidR="00E92D78" w:rsidRDefault="00E92D78" w:rsidP="00CE7110">
      <w:pPr>
        <w:rPr>
          <w:rFonts w:ascii="Arial" w:hAnsi="Arial"/>
          <w:b/>
          <w:sz w:val="24"/>
        </w:rPr>
      </w:pPr>
    </w:p>
    <w:p w14:paraId="74BB5C05" w14:textId="52C61C0F" w:rsidR="00E92D78" w:rsidRDefault="00E92D78" w:rsidP="00CE7110">
      <w:pPr>
        <w:rPr>
          <w:rFonts w:ascii="Arial" w:hAnsi="Arial"/>
          <w:b/>
          <w:sz w:val="24"/>
        </w:rPr>
      </w:pPr>
    </w:p>
    <w:p w14:paraId="152F4930" w14:textId="521772D4" w:rsidR="00E92D78" w:rsidRDefault="00E92D78" w:rsidP="00CE7110">
      <w:pPr>
        <w:rPr>
          <w:rFonts w:ascii="Arial" w:hAnsi="Arial"/>
          <w:b/>
          <w:sz w:val="24"/>
        </w:rPr>
      </w:pPr>
    </w:p>
    <w:p w14:paraId="689D184A" w14:textId="6DB9B096" w:rsidR="00E92D78" w:rsidRDefault="00E92D78" w:rsidP="00CE7110">
      <w:pPr>
        <w:rPr>
          <w:rFonts w:ascii="Arial" w:hAnsi="Arial"/>
          <w:b/>
          <w:sz w:val="24"/>
        </w:rPr>
      </w:pPr>
    </w:p>
    <w:p w14:paraId="07B8654E" w14:textId="481309B9" w:rsidR="00E92D78" w:rsidRDefault="00E92D78" w:rsidP="00CE7110">
      <w:pPr>
        <w:rPr>
          <w:rFonts w:ascii="Arial" w:hAnsi="Arial"/>
          <w:b/>
          <w:sz w:val="24"/>
        </w:rPr>
      </w:pPr>
    </w:p>
    <w:p w14:paraId="1D68D461" w14:textId="77777777" w:rsidR="00E92D78" w:rsidRPr="00CE7110" w:rsidRDefault="00E92D78" w:rsidP="00CE7110">
      <w:pPr>
        <w:rPr>
          <w:rFonts w:ascii="Arial" w:hAnsi="Arial"/>
          <w:b/>
          <w:sz w:val="24"/>
        </w:rPr>
      </w:pPr>
    </w:p>
    <w:p w14:paraId="51769BB5" w14:textId="22FE1795" w:rsidR="009C445D" w:rsidRDefault="009C445D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lastRenderedPageBreak/>
        <w:t>Protótipo de tela do CSU001 – Manter Cadastro de Usuários</w:t>
      </w:r>
      <w:r w:rsidR="006263B7">
        <w:rPr>
          <w:rFonts w:ascii="Arial" w:eastAsia="Times New Roman" w:hAnsi="Arial"/>
          <w:b/>
          <w:sz w:val="24"/>
          <w:szCs w:val="20"/>
          <w:lang w:eastAsia="pt-BR"/>
        </w:rPr>
        <w:t xml:space="preserve"> (Perfil do Professor)</w:t>
      </w:r>
      <w:r w:rsidR="00850120">
        <w:rPr>
          <w:rFonts w:ascii="Arial" w:eastAsia="Times New Roman" w:hAnsi="Arial"/>
          <w:b/>
          <w:sz w:val="24"/>
          <w:szCs w:val="20"/>
          <w:lang w:eastAsia="pt-BR"/>
        </w:rPr>
        <w:t xml:space="preserve"> e </w:t>
      </w:r>
      <w:r w:rsidR="00850120"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 w:rsidR="00850120">
        <w:rPr>
          <w:rFonts w:ascii="Arial" w:eastAsia="Times New Roman" w:hAnsi="Arial"/>
          <w:b/>
          <w:sz w:val="24"/>
          <w:szCs w:val="20"/>
          <w:lang w:eastAsia="pt-BR"/>
        </w:rPr>
        <w:t>8</w:t>
      </w:r>
      <w:r w:rsidR="00850120"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</w:t>
      </w:r>
      <w:r w:rsidR="00850120">
        <w:rPr>
          <w:rFonts w:ascii="Arial" w:eastAsia="Times New Roman" w:hAnsi="Arial"/>
          <w:b/>
          <w:sz w:val="24"/>
          <w:szCs w:val="20"/>
          <w:lang w:eastAsia="pt-BR"/>
        </w:rPr>
        <w:t xml:space="preserve"> Atribuir selos</w:t>
      </w:r>
    </w:p>
    <w:p w14:paraId="08DB7BA2" w14:textId="0B98DDF1" w:rsidR="00E92D78" w:rsidRDefault="00E92D78" w:rsidP="00E92D78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7B69151A" wp14:editId="5FDBA172">
            <wp:extent cx="5612765" cy="3155950"/>
            <wp:effectExtent l="0" t="0" r="6985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221F" w14:textId="77777777" w:rsidR="006B190F" w:rsidRPr="00E92D78" w:rsidRDefault="006B190F" w:rsidP="00E92D78">
      <w:pPr>
        <w:rPr>
          <w:rFonts w:ascii="Arial" w:hAnsi="Arial"/>
          <w:b/>
          <w:sz w:val="24"/>
        </w:rPr>
      </w:pPr>
    </w:p>
    <w:p w14:paraId="2899295C" w14:textId="1534C240" w:rsidR="006263B7" w:rsidRDefault="006263B7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CSU001 – Manter Cadastro de Usuários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(Perfil do Aluno)</w:t>
      </w:r>
    </w:p>
    <w:p w14:paraId="240CD391" w14:textId="35DD09A9" w:rsidR="006B190F" w:rsidRDefault="006B190F" w:rsidP="006B190F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44D54DBA" wp14:editId="6F01DF36">
            <wp:extent cx="5612765" cy="3155950"/>
            <wp:effectExtent l="0" t="0" r="6985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79B9" w14:textId="77777777" w:rsidR="006B190F" w:rsidRPr="006B190F" w:rsidRDefault="006B190F" w:rsidP="006B190F">
      <w:pPr>
        <w:rPr>
          <w:rFonts w:ascii="Arial" w:hAnsi="Arial"/>
          <w:b/>
          <w:sz w:val="24"/>
        </w:rPr>
      </w:pPr>
    </w:p>
    <w:p w14:paraId="39C5212E" w14:textId="4DD0AA83" w:rsidR="004077BC" w:rsidRDefault="004077BC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lastRenderedPageBreak/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>9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Reportar Usuários</w:t>
      </w:r>
    </w:p>
    <w:p w14:paraId="592A4957" w14:textId="355CE393" w:rsidR="006B190F" w:rsidRDefault="006B190F" w:rsidP="006B190F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5255D249" wp14:editId="0C42F290">
            <wp:extent cx="5612765" cy="3155950"/>
            <wp:effectExtent l="0" t="0" r="6985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6224B" wp14:editId="18195867">
            <wp:extent cx="5612765" cy="3155950"/>
            <wp:effectExtent l="0" t="0" r="6985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56E4" w14:textId="77777777" w:rsidR="00D24924" w:rsidRPr="006B190F" w:rsidRDefault="00D24924" w:rsidP="006B190F">
      <w:pPr>
        <w:rPr>
          <w:rFonts w:ascii="Arial" w:hAnsi="Arial"/>
          <w:b/>
          <w:sz w:val="24"/>
        </w:rPr>
      </w:pPr>
    </w:p>
    <w:p w14:paraId="32D79165" w14:textId="7A795685" w:rsidR="00E47831" w:rsidRDefault="00E47831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10 </w:t>
      </w: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–</w:t>
      </w:r>
      <w:r>
        <w:rPr>
          <w:rFonts w:ascii="Arial" w:eastAsia="Times New Roman" w:hAnsi="Arial"/>
          <w:b/>
          <w:sz w:val="24"/>
          <w:szCs w:val="20"/>
          <w:lang w:eastAsia="pt-BR"/>
        </w:rPr>
        <w:t xml:space="preserve"> An</w:t>
      </w:r>
      <w:r w:rsidR="00B73293">
        <w:rPr>
          <w:rFonts w:ascii="Arial" w:eastAsia="Times New Roman" w:hAnsi="Arial"/>
          <w:b/>
          <w:sz w:val="24"/>
          <w:szCs w:val="20"/>
          <w:lang w:eastAsia="pt-BR"/>
        </w:rPr>
        <w:t>á</w:t>
      </w:r>
      <w:r>
        <w:rPr>
          <w:rFonts w:ascii="Arial" w:eastAsia="Times New Roman" w:hAnsi="Arial"/>
          <w:b/>
          <w:sz w:val="24"/>
          <w:szCs w:val="20"/>
          <w:lang w:eastAsia="pt-BR"/>
        </w:rPr>
        <w:t>lis</w:t>
      </w:r>
      <w:r w:rsidR="00B73293">
        <w:rPr>
          <w:rFonts w:ascii="Arial" w:eastAsia="Times New Roman" w:hAnsi="Arial"/>
          <w:b/>
          <w:sz w:val="24"/>
          <w:szCs w:val="20"/>
          <w:lang w:eastAsia="pt-BR"/>
        </w:rPr>
        <w:t xml:space="preserve">e de </w:t>
      </w:r>
      <w:proofErr w:type="spellStart"/>
      <w:r w:rsidR="00B73293">
        <w:rPr>
          <w:rFonts w:ascii="Arial" w:eastAsia="Times New Roman" w:hAnsi="Arial"/>
          <w:b/>
          <w:sz w:val="24"/>
          <w:szCs w:val="20"/>
          <w:lang w:eastAsia="pt-BR"/>
        </w:rPr>
        <w:t>Report</w:t>
      </w:r>
      <w:proofErr w:type="spellEnd"/>
      <w:r w:rsidR="00B73293">
        <w:rPr>
          <w:rFonts w:ascii="Arial" w:eastAsia="Times New Roman" w:hAnsi="Arial"/>
          <w:b/>
          <w:sz w:val="24"/>
          <w:szCs w:val="20"/>
          <w:lang w:eastAsia="pt-BR"/>
        </w:rPr>
        <w:t xml:space="preserve"> e </w:t>
      </w:r>
      <w:r w:rsidR="00B73293"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</w:t>
      </w:r>
      <w:r w:rsidR="00B73293">
        <w:rPr>
          <w:rFonts w:ascii="Arial" w:eastAsia="Times New Roman" w:hAnsi="Arial"/>
          <w:b/>
          <w:sz w:val="24"/>
          <w:szCs w:val="20"/>
          <w:lang w:eastAsia="pt-BR"/>
        </w:rPr>
        <w:t>11</w:t>
      </w:r>
      <w:r w:rsidR="00B73293" w:rsidRPr="00AB7CCC">
        <w:rPr>
          <w:rFonts w:ascii="Arial" w:eastAsia="Times New Roman" w:hAnsi="Arial"/>
          <w:b/>
          <w:sz w:val="24"/>
          <w:szCs w:val="20"/>
          <w:lang w:eastAsia="pt-BR"/>
        </w:rPr>
        <w:t xml:space="preserve"> –</w:t>
      </w:r>
      <w:r w:rsidR="00B73293">
        <w:rPr>
          <w:rFonts w:ascii="Arial" w:eastAsia="Times New Roman" w:hAnsi="Arial"/>
          <w:b/>
          <w:sz w:val="24"/>
          <w:szCs w:val="20"/>
          <w:lang w:eastAsia="pt-BR"/>
        </w:rPr>
        <w:t xml:space="preserve"> Tratativa de </w:t>
      </w:r>
      <w:proofErr w:type="spellStart"/>
      <w:r w:rsidR="00B73293">
        <w:rPr>
          <w:rFonts w:ascii="Arial" w:eastAsia="Times New Roman" w:hAnsi="Arial"/>
          <w:b/>
          <w:sz w:val="24"/>
          <w:szCs w:val="20"/>
          <w:lang w:eastAsia="pt-BR"/>
        </w:rPr>
        <w:t>Report</w:t>
      </w:r>
      <w:proofErr w:type="spellEnd"/>
    </w:p>
    <w:p w14:paraId="1BF92986" w14:textId="19798525" w:rsidR="00D24924" w:rsidRDefault="00D24924" w:rsidP="00D24924">
      <w:pPr>
        <w:rPr>
          <w:rFonts w:ascii="Arial" w:hAnsi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8F667BE" wp14:editId="3FC23BB6">
            <wp:extent cx="5612765" cy="3155950"/>
            <wp:effectExtent l="0" t="0" r="6985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8F9E" w14:textId="6D1ADC86" w:rsidR="00D24924" w:rsidRDefault="00D24924" w:rsidP="00D24924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6ABFCD10" wp14:editId="33D4284D">
            <wp:extent cx="5612765" cy="3155950"/>
            <wp:effectExtent l="0" t="0" r="6985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F69E" w14:textId="77777777" w:rsidR="00D24924" w:rsidRPr="00D24924" w:rsidRDefault="00D24924" w:rsidP="00D24924">
      <w:pPr>
        <w:rPr>
          <w:rFonts w:ascii="Arial" w:hAnsi="Arial"/>
          <w:b/>
          <w:sz w:val="24"/>
        </w:rPr>
      </w:pPr>
    </w:p>
    <w:p w14:paraId="175D8D3A" w14:textId="625258D7" w:rsidR="00E47831" w:rsidRDefault="00E47831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CSU00</w:t>
      </w:r>
      <w:r w:rsidR="003C3A11">
        <w:rPr>
          <w:rFonts w:ascii="Arial" w:eastAsia="Times New Roman" w:hAnsi="Arial"/>
          <w:b/>
          <w:sz w:val="24"/>
          <w:szCs w:val="20"/>
          <w:lang w:eastAsia="pt-BR"/>
        </w:rPr>
        <w:t xml:space="preserve">12 </w:t>
      </w:r>
      <w:r w:rsidR="003C3A11" w:rsidRPr="00AB7CCC">
        <w:rPr>
          <w:rFonts w:ascii="Arial" w:eastAsia="Times New Roman" w:hAnsi="Arial"/>
          <w:b/>
          <w:sz w:val="24"/>
          <w:szCs w:val="20"/>
          <w:lang w:eastAsia="pt-BR"/>
        </w:rPr>
        <w:t>–</w:t>
      </w:r>
      <w:r w:rsidR="003C3A11">
        <w:rPr>
          <w:rFonts w:ascii="Arial" w:eastAsia="Times New Roman" w:hAnsi="Arial"/>
          <w:b/>
          <w:sz w:val="24"/>
          <w:szCs w:val="20"/>
          <w:lang w:eastAsia="pt-BR"/>
        </w:rPr>
        <w:t xml:space="preserve"> Validar Solicitação de Usuário Professor</w:t>
      </w:r>
    </w:p>
    <w:p w14:paraId="0C2721A0" w14:textId="3E4EEE86" w:rsidR="00D24924" w:rsidRDefault="00D24924" w:rsidP="00D24924">
      <w:pPr>
        <w:rPr>
          <w:rFonts w:ascii="Arial" w:hAnsi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72F9E5B" wp14:editId="4A1B3A3C">
            <wp:extent cx="5612765" cy="3155950"/>
            <wp:effectExtent l="0" t="0" r="6985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6198" w14:textId="321092AD" w:rsidR="00D4525F" w:rsidRDefault="00D4525F" w:rsidP="00D24924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4B5DC229" wp14:editId="260EDE10">
            <wp:extent cx="5612765" cy="3155950"/>
            <wp:effectExtent l="0" t="0" r="6985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961F" w14:textId="77777777" w:rsidR="00D24924" w:rsidRPr="00D24924" w:rsidRDefault="00D24924" w:rsidP="00D24924">
      <w:pPr>
        <w:rPr>
          <w:rFonts w:ascii="Arial" w:hAnsi="Arial"/>
          <w:b/>
          <w:sz w:val="24"/>
        </w:rPr>
      </w:pPr>
    </w:p>
    <w:p w14:paraId="7C1BDF29" w14:textId="0C301B1A" w:rsidR="009C445D" w:rsidRDefault="00E47831" w:rsidP="00AA167C">
      <w:pPr>
        <w:pStyle w:val="PargrafodaLista"/>
        <w:numPr>
          <w:ilvl w:val="0"/>
          <w:numId w:val="11"/>
        </w:numPr>
        <w:ind w:left="1134"/>
        <w:rPr>
          <w:rFonts w:ascii="Arial" w:eastAsia="Times New Roman" w:hAnsi="Arial"/>
          <w:b/>
          <w:sz w:val="24"/>
          <w:szCs w:val="20"/>
          <w:lang w:eastAsia="pt-BR"/>
        </w:rPr>
      </w:pPr>
      <w:r w:rsidRPr="00AB7CCC">
        <w:rPr>
          <w:rFonts w:ascii="Arial" w:eastAsia="Times New Roman" w:hAnsi="Arial"/>
          <w:b/>
          <w:sz w:val="24"/>
          <w:szCs w:val="20"/>
          <w:lang w:eastAsia="pt-BR"/>
        </w:rPr>
        <w:t>Protótipo de tela do CSU0</w:t>
      </w:r>
      <w:r w:rsidR="003C3A11">
        <w:rPr>
          <w:rFonts w:ascii="Arial" w:eastAsia="Times New Roman" w:hAnsi="Arial"/>
          <w:b/>
          <w:sz w:val="24"/>
          <w:szCs w:val="20"/>
          <w:lang w:eastAsia="pt-BR"/>
        </w:rPr>
        <w:t xml:space="preserve">13 </w:t>
      </w:r>
      <w:r w:rsidR="003C3A11" w:rsidRPr="00AB7CCC">
        <w:rPr>
          <w:rFonts w:ascii="Arial" w:eastAsia="Times New Roman" w:hAnsi="Arial"/>
          <w:b/>
          <w:sz w:val="24"/>
          <w:szCs w:val="20"/>
          <w:lang w:eastAsia="pt-BR"/>
        </w:rPr>
        <w:t>–</w:t>
      </w:r>
      <w:r w:rsidR="003C3A11">
        <w:rPr>
          <w:rFonts w:ascii="Arial" w:eastAsia="Times New Roman" w:hAnsi="Arial"/>
          <w:b/>
          <w:sz w:val="24"/>
          <w:szCs w:val="20"/>
          <w:lang w:eastAsia="pt-BR"/>
        </w:rPr>
        <w:t xml:space="preserve"> Extrair relatórios</w:t>
      </w:r>
    </w:p>
    <w:p w14:paraId="2C8C7376" w14:textId="2369C210" w:rsidR="00D24924" w:rsidRDefault="00D24924" w:rsidP="00D24924">
      <w:pPr>
        <w:rPr>
          <w:rFonts w:ascii="Arial" w:hAnsi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9754F8D" wp14:editId="18D2F778">
            <wp:extent cx="5612765" cy="3155950"/>
            <wp:effectExtent l="0" t="0" r="6985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A6C5" w14:textId="1753149B" w:rsidR="00D4525F" w:rsidRPr="00D24924" w:rsidRDefault="00D4525F" w:rsidP="00D24924">
      <w:pPr>
        <w:rPr>
          <w:rFonts w:ascii="Arial" w:hAnsi="Arial"/>
          <w:b/>
          <w:sz w:val="24"/>
        </w:rPr>
      </w:pPr>
      <w:r>
        <w:rPr>
          <w:noProof/>
        </w:rPr>
        <w:drawing>
          <wp:inline distT="0" distB="0" distL="0" distR="0" wp14:anchorId="13D0100E" wp14:editId="10A374DF">
            <wp:extent cx="5612765" cy="3155950"/>
            <wp:effectExtent l="0" t="0" r="6985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5BF7" w14:textId="0F5553A7" w:rsidR="00AB7CCC" w:rsidRPr="00AB7CCC" w:rsidRDefault="00AB7CCC" w:rsidP="00AB7CCC">
      <w:pPr>
        <w:pStyle w:val="Titulo2"/>
        <w:numPr>
          <w:ilvl w:val="0"/>
          <w:numId w:val="0"/>
        </w:numPr>
        <w:ind w:left="1789"/>
        <w:rPr>
          <w:lang w:val="pt-BR"/>
        </w:rPr>
      </w:pPr>
    </w:p>
    <w:sectPr w:rsidR="00AB7CCC" w:rsidRPr="00AB7CCC">
      <w:headerReference w:type="default" r:id="rId32"/>
      <w:footerReference w:type="default" r:id="rId33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C272A" w14:textId="77777777" w:rsidR="002F50DA" w:rsidRDefault="002F50DA">
      <w:r>
        <w:separator/>
      </w:r>
    </w:p>
  </w:endnote>
  <w:endnote w:type="continuationSeparator" w:id="0">
    <w:p w14:paraId="3230E959" w14:textId="77777777" w:rsidR="002F50DA" w:rsidRDefault="002F5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FE18F" w14:textId="77777777" w:rsidR="009E70C4" w:rsidRDefault="009E70C4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654EB05" wp14:editId="52C8CA0D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27D4D0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CREw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" o:allowincell="f">
              <w10:wrap type="topAndBottom"/>
            </v:line>
          </w:pict>
        </mc:Fallback>
      </mc:AlternateContent>
    </w:r>
    <w:r>
      <w:rPr>
        <w:lang w:val="pt-BR"/>
      </w:rPr>
      <w:t>Documentação de um Produto de Software</w:t>
    </w:r>
    <w:r>
      <w:rPr>
        <w:lang w:val="pt-BR"/>
      </w:rPr>
      <w:tab/>
    </w:r>
    <w:r>
      <w:rPr>
        <w:lang w:val="pt-BR"/>
      </w:rPr>
      <w:tab/>
    </w:r>
    <w:r>
      <w:rPr>
        <w:rStyle w:val="Nmerodepgina"/>
      </w:rPr>
      <w:fldChar w:fldCharType="begin"/>
    </w:r>
    <w:r>
      <w:rPr>
        <w:rStyle w:val="Nmerodepgina"/>
        <w:lang w:val="pt-BR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  <w:lang w:val="pt-BR"/>
      </w:rPr>
      <w:t>2</w:t>
    </w:r>
    <w:r>
      <w:rPr>
        <w:rStyle w:val="Nmerodepgina"/>
      </w:rPr>
      <w:fldChar w:fldCharType="end"/>
    </w:r>
    <w:r>
      <w:rPr>
        <w:lang w:val="pt-BR"/>
      </w:rPr>
      <w:tab/>
    </w:r>
    <w:r>
      <w:rPr>
        <w:lang w:val="pt-BR"/>
      </w:rPr>
      <w:tab/>
    </w:r>
  </w:p>
  <w:p w14:paraId="57BCF08E" w14:textId="77777777" w:rsidR="009E70C4" w:rsidRDefault="009E70C4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  <w:p w14:paraId="5385427B" w14:textId="77777777" w:rsidR="00F31181" w:rsidRPr="009E1D07" w:rsidRDefault="00F31181">
    <w:pPr>
      <w:rPr>
        <w:lang w:val="pt-BR"/>
      </w:rPr>
    </w:pPr>
  </w:p>
  <w:p w14:paraId="3361A004" w14:textId="77777777" w:rsidR="00F31181" w:rsidRPr="005C230E" w:rsidRDefault="00F31181">
    <w:pPr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283E1" w14:textId="77777777" w:rsidR="002F50DA" w:rsidRDefault="002F50DA">
      <w:r>
        <w:separator/>
      </w:r>
    </w:p>
  </w:footnote>
  <w:footnote w:type="continuationSeparator" w:id="0">
    <w:p w14:paraId="5601D029" w14:textId="77777777" w:rsidR="002F50DA" w:rsidRDefault="002F50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9CE99" w14:textId="77777777" w:rsidR="009E70C4" w:rsidRDefault="009E70C4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289D8CCD" wp14:editId="3F2F5822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C357A9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A7pEgIAACg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" o:allowincell="f">
              <w10:wrap type="topAndBottom"/>
            </v:line>
          </w:pict>
        </mc:Fallback>
      </mc:AlternateContent>
    </w:r>
  </w:p>
  <w:p w14:paraId="31353B89" w14:textId="77777777" w:rsidR="00F31181" w:rsidRDefault="00F31181"/>
  <w:p w14:paraId="58B7B810" w14:textId="77777777" w:rsidR="00F31181" w:rsidRDefault="00F3118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0DE1"/>
    <w:multiLevelType w:val="hybridMultilevel"/>
    <w:tmpl w:val="24CE5870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2AF0259"/>
    <w:multiLevelType w:val="multilevel"/>
    <w:tmpl w:val="E31EAE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45" w:hanging="8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45" w:hanging="885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55116C3"/>
    <w:multiLevelType w:val="multilevel"/>
    <w:tmpl w:val="C56415C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47E60B6C"/>
    <w:multiLevelType w:val="multilevel"/>
    <w:tmpl w:val="AA4232D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1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2" w15:restartNumberingAfterBreak="0">
    <w:nsid w:val="580C1A2B"/>
    <w:multiLevelType w:val="multilevel"/>
    <w:tmpl w:val="1D4C76E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6DB3C51"/>
    <w:multiLevelType w:val="hybridMultilevel"/>
    <w:tmpl w:val="6C94E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F420BA"/>
    <w:multiLevelType w:val="multilevel"/>
    <w:tmpl w:val="7820043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4"/>
  </w:num>
  <w:num w:numId="5">
    <w:abstractNumId w:val="6"/>
  </w:num>
  <w:num w:numId="6">
    <w:abstractNumId w:val="2"/>
  </w:num>
  <w:num w:numId="7">
    <w:abstractNumId w:val="9"/>
    <w:lvlOverride w:ilvl="0">
      <w:startOverride w:val="1"/>
    </w:lvlOverride>
  </w:num>
  <w:num w:numId="8">
    <w:abstractNumId w:val="7"/>
  </w:num>
  <w:num w:numId="9">
    <w:abstractNumId w:val="15"/>
  </w:num>
  <w:num w:numId="10">
    <w:abstractNumId w:val="13"/>
  </w:num>
  <w:num w:numId="11">
    <w:abstractNumId w:val="0"/>
  </w:num>
  <w:num w:numId="12">
    <w:abstractNumId w:val="8"/>
  </w:num>
  <w:num w:numId="13">
    <w:abstractNumId w:val="14"/>
  </w:num>
  <w:num w:numId="14">
    <w:abstractNumId w:val="5"/>
  </w:num>
  <w:num w:numId="15">
    <w:abstractNumId w:val="12"/>
  </w:num>
  <w:num w:numId="16">
    <w:abstractNumId w:val="1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 Paula G. Serra">
    <w15:presenceInfo w15:providerId="Windows Live" w15:userId="114ba566a93780a3"/>
  </w15:person>
  <w15:person w15:author="GABRIEL">
    <w15:presenceInfo w15:providerId="None" w15:userId="GABRIEL"/>
  </w15:person>
  <w15:person w15:author="Gabriel Garcia Fernandes">
    <w15:presenceInfo w15:providerId="AD" w15:userId="S::gabriel.garcia@einstein.br::fc3c9aaa-b283-499d-b0f2-d36d9c9299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5B16"/>
    <w:rsid w:val="000124CB"/>
    <w:rsid w:val="000202CE"/>
    <w:rsid w:val="000346AB"/>
    <w:rsid w:val="0004560D"/>
    <w:rsid w:val="00046C3C"/>
    <w:rsid w:val="00063EE0"/>
    <w:rsid w:val="000714E2"/>
    <w:rsid w:val="00074DFD"/>
    <w:rsid w:val="00081EC4"/>
    <w:rsid w:val="0009535F"/>
    <w:rsid w:val="000A65C6"/>
    <w:rsid w:val="000B095D"/>
    <w:rsid w:val="000B0F71"/>
    <w:rsid w:val="000B10A8"/>
    <w:rsid w:val="000C2A80"/>
    <w:rsid w:val="000C4392"/>
    <w:rsid w:val="000D39A5"/>
    <w:rsid w:val="000D7158"/>
    <w:rsid w:val="000E44E2"/>
    <w:rsid w:val="000E511A"/>
    <w:rsid w:val="000E7848"/>
    <w:rsid w:val="000F3AF0"/>
    <w:rsid w:val="000F45E7"/>
    <w:rsid w:val="00100666"/>
    <w:rsid w:val="00103FDE"/>
    <w:rsid w:val="00110497"/>
    <w:rsid w:val="00124ED7"/>
    <w:rsid w:val="00134CE8"/>
    <w:rsid w:val="00135BDD"/>
    <w:rsid w:val="00137FA2"/>
    <w:rsid w:val="00140491"/>
    <w:rsid w:val="00142A7B"/>
    <w:rsid w:val="001439CA"/>
    <w:rsid w:val="00143B45"/>
    <w:rsid w:val="00162CCF"/>
    <w:rsid w:val="00170A72"/>
    <w:rsid w:val="0017616F"/>
    <w:rsid w:val="00186371"/>
    <w:rsid w:val="00190760"/>
    <w:rsid w:val="001961DC"/>
    <w:rsid w:val="001A52A9"/>
    <w:rsid w:val="001B615C"/>
    <w:rsid w:val="001C046C"/>
    <w:rsid w:val="001C1CC2"/>
    <w:rsid w:val="001C2EBB"/>
    <w:rsid w:val="001C50C0"/>
    <w:rsid w:val="001D1DA4"/>
    <w:rsid w:val="001D2B84"/>
    <w:rsid w:val="001E6347"/>
    <w:rsid w:val="001F54A3"/>
    <w:rsid w:val="00201C58"/>
    <w:rsid w:val="00203B2E"/>
    <w:rsid w:val="002046A3"/>
    <w:rsid w:val="00211380"/>
    <w:rsid w:val="0022176C"/>
    <w:rsid w:val="00226ACC"/>
    <w:rsid w:val="00233B96"/>
    <w:rsid w:val="002354CC"/>
    <w:rsid w:val="0024157E"/>
    <w:rsid w:val="0024293C"/>
    <w:rsid w:val="002606DA"/>
    <w:rsid w:val="0027480D"/>
    <w:rsid w:val="002824F3"/>
    <w:rsid w:val="00282AFF"/>
    <w:rsid w:val="00282C5E"/>
    <w:rsid w:val="00284EC6"/>
    <w:rsid w:val="00285E83"/>
    <w:rsid w:val="00286920"/>
    <w:rsid w:val="00286A65"/>
    <w:rsid w:val="00292026"/>
    <w:rsid w:val="002926ED"/>
    <w:rsid w:val="00292CF1"/>
    <w:rsid w:val="002A200F"/>
    <w:rsid w:val="002B0936"/>
    <w:rsid w:val="002C55C3"/>
    <w:rsid w:val="002D4862"/>
    <w:rsid w:val="002D5F51"/>
    <w:rsid w:val="002D7BA6"/>
    <w:rsid w:val="002E3BF6"/>
    <w:rsid w:val="002F50DA"/>
    <w:rsid w:val="003101D0"/>
    <w:rsid w:val="00314EDC"/>
    <w:rsid w:val="00320137"/>
    <w:rsid w:val="00327A18"/>
    <w:rsid w:val="00327F02"/>
    <w:rsid w:val="003325F0"/>
    <w:rsid w:val="00334E86"/>
    <w:rsid w:val="00336AFD"/>
    <w:rsid w:val="003411F6"/>
    <w:rsid w:val="003417D6"/>
    <w:rsid w:val="003432DE"/>
    <w:rsid w:val="00345917"/>
    <w:rsid w:val="0035041D"/>
    <w:rsid w:val="00353CEE"/>
    <w:rsid w:val="00356FDB"/>
    <w:rsid w:val="00371660"/>
    <w:rsid w:val="00376DE7"/>
    <w:rsid w:val="003841E1"/>
    <w:rsid w:val="0038451C"/>
    <w:rsid w:val="00385BB1"/>
    <w:rsid w:val="00387B74"/>
    <w:rsid w:val="0039008E"/>
    <w:rsid w:val="003A5265"/>
    <w:rsid w:val="003B7DC1"/>
    <w:rsid w:val="003C1ABC"/>
    <w:rsid w:val="003C3A11"/>
    <w:rsid w:val="003C508E"/>
    <w:rsid w:val="003D4AFA"/>
    <w:rsid w:val="003E6B57"/>
    <w:rsid w:val="00402525"/>
    <w:rsid w:val="00403094"/>
    <w:rsid w:val="004031CF"/>
    <w:rsid w:val="004077BC"/>
    <w:rsid w:val="00410F41"/>
    <w:rsid w:val="00427A48"/>
    <w:rsid w:val="0043420F"/>
    <w:rsid w:val="0043557B"/>
    <w:rsid w:val="004423A1"/>
    <w:rsid w:val="00446F42"/>
    <w:rsid w:val="004471E4"/>
    <w:rsid w:val="00462F52"/>
    <w:rsid w:val="00463746"/>
    <w:rsid w:val="004706D9"/>
    <w:rsid w:val="0047751C"/>
    <w:rsid w:val="00480ACC"/>
    <w:rsid w:val="00484CF7"/>
    <w:rsid w:val="0048669E"/>
    <w:rsid w:val="00486DD5"/>
    <w:rsid w:val="0049162D"/>
    <w:rsid w:val="004A259B"/>
    <w:rsid w:val="004A4318"/>
    <w:rsid w:val="004A62C2"/>
    <w:rsid w:val="004A6996"/>
    <w:rsid w:val="004A7101"/>
    <w:rsid w:val="004B74F0"/>
    <w:rsid w:val="004D0C75"/>
    <w:rsid w:val="004D0F35"/>
    <w:rsid w:val="004D3A0F"/>
    <w:rsid w:val="004E5AD6"/>
    <w:rsid w:val="004F07E5"/>
    <w:rsid w:val="004F34E9"/>
    <w:rsid w:val="004F6F68"/>
    <w:rsid w:val="00502374"/>
    <w:rsid w:val="0051148A"/>
    <w:rsid w:val="00512260"/>
    <w:rsid w:val="00513F80"/>
    <w:rsid w:val="0051525C"/>
    <w:rsid w:val="005338A3"/>
    <w:rsid w:val="005427F6"/>
    <w:rsid w:val="005506E0"/>
    <w:rsid w:val="00552428"/>
    <w:rsid w:val="00555624"/>
    <w:rsid w:val="00560E98"/>
    <w:rsid w:val="00561B6B"/>
    <w:rsid w:val="005643A6"/>
    <w:rsid w:val="00564C79"/>
    <w:rsid w:val="00566ABA"/>
    <w:rsid w:val="0056763E"/>
    <w:rsid w:val="00571327"/>
    <w:rsid w:val="00572D26"/>
    <w:rsid w:val="005741AF"/>
    <w:rsid w:val="0057531D"/>
    <w:rsid w:val="00583C43"/>
    <w:rsid w:val="00587789"/>
    <w:rsid w:val="005939CD"/>
    <w:rsid w:val="00593DD0"/>
    <w:rsid w:val="005A3B6F"/>
    <w:rsid w:val="005A6188"/>
    <w:rsid w:val="005B6365"/>
    <w:rsid w:val="005C230E"/>
    <w:rsid w:val="005C3326"/>
    <w:rsid w:val="005C3887"/>
    <w:rsid w:val="005C3A96"/>
    <w:rsid w:val="005C7F43"/>
    <w:rsid w:val="005D1093"/>
    <w:rsid w:val="005E0608"/>
    <w:rsid w:val="005E2FFF"/>
    <w:rsid w:val="005E47A1"/>
    <w:rsid w:val="005F72B0"/>
    <w:rsid w:val="00600387"/>
    <w:rsid w:val="00604E8D"/>
    <w:rsid w:val="00605CDE"/>
    <w:rsid w:val="00614000"/>
    <w:rsid w:val="006160F3"/>
    <w:rsid w:val="006178E2"/>
    <w:rsid w:val="006246C0"/>
    <w:rsid w:val="006263B7"/>
    <w:rsid w:val="00637D41"/>
    <w:rsid w:val="00640893"/>
    <w:rsid w:val="00640CEB"/>
    <w:rsid w:val="006412CE"/>
    <w:rsid w:val="00651416"/>
    <w:rsid w:val="006608B1"/>
    <w:rsid w:val="00663C7C"/>
    <w:rsid w:val="006703FE"/>
    <w:rsid w:val="00670409"/>
    <w:rsid w:val="00674011"/>
    <w:rsid w:val="00674813"/>
    <w:rsid w:val="006771F2"/>
    <w:rsid w:val="006A37D9"/>
    <w:rsid w:val="006A7F2D"/>
    <w:rsid w:val="006B190F"/>
    <w:rsid w:val="006B7C72"/>
    <w:rsid w:val="006D7D77"/>
    <w:rsid w:val="007022DE"/>
    <w:rsid w:val="0071522A"/>
    <w:rsid w:val="00717539"/>
    <w:rsid w:val="00727CB4"/>
    <w:rsid w:val="007334C4"/>
    <w:rsid w:val="007461E3"/>
    <w:rsid w:val="00750815"/>
    <w:rsid w:val="00755E78"/>
    <w:rsid w:val="00757A3C"/>
    <w:rsid w:val="00771FA3"/>
    <w:rsid w:val="00777C12"/>
    <w:rsid w:val="00782F2A"/>
    <w:rsid w:val="007929F5"/>
    <w:rsid w:val="00795E6A"/>
    <w:rsid w:val="007A3A66"/>
    <w:rsid w:val="007C666D"/>
    <w:rsid w:val="007D0ECA"/>
    <w:rsid w:val="007D2057"/>
    <w:rsid w:val="007D618F"/>
    <w:rsid w:val="007D6F62"/>
    <w:rsid w:val="007E483A"/>
    <w:rsid w:val="00801270"/>
    <w:rsid w:val="00814B68"/>
    <w:rsid w:val="00820ACB"/>
    <w:rsid w:val="00821138"/>
    <w:rsid w:val="00832E1B"/>
    <w:rsid w:val="00850120"/>
    <w:rsid w:val="00855C41"/>
    <w:rsid w:val="00861FD3"/>
    <w:rsid w:val="00863A5D"/>
    <w:rsid w:val="0086493B"/>
    <w:rsid w:val="00866710"/>
    <w:rsid w:val="008709BA"/>
    <w:rsid w:val="00877905"/>
    <w:rsid w:val="008825C1"/>
    <w:rsid w:val="008847E5"/>
    <w:rsid w:val="0088790B"/>
    <w:rsid w:val="008A04AF"/>
    <w:rsid w:val="008A22CC"/>
    <w:rsid w:val="008A3BF1"/>
    <w:rsid w:val="008B3074"/>
    <w:rsid w:val="008D3415"/>
    <w:rsid w:val="008F1E22"/>
    <w:rsid w:val="008F642B"/>
    <w:rsid w:val="00903812"/>
    <w:rsid w:val="00907EBE"/>
    <w:rsid w:val="0091519D"/>
    <w:rsid w:val="009230DC"/>
    <w:rsid w:val="0093171C"/>
    <w:rsid w:val="009340C2"/>
    <w:rsid w:val="009436B7"/>
    <w:rsid w:val="00943B36"/>
    <w:rsid w:val="00946400"/>
    <w:rsid w:val="00952B2C"/>
    <w:rsid w:val="00956EA3"/>
    <w:rsid w:val="009611C6"/>
    <w:rsid w:val="0096572E"/>
    <w:rsid w:val="00973B16"/>
    <w:rsid w:val="009803C5"/>
    <w:rsid w:val="00981E00"/>
    <w:rsid w:val="009906D5"/>
    <w:rsid w:val="00992686"/>
    <w:rsid w:val="00994DD8"/>
    <w:rsid w:val="00995B07"/>
    <w:rsid w:val="009A6B23"/>
    <w:rsid w:val="009A7C8D"/>
    <w:rsid w:val="009B105F"/>
    <w:rsid w:val="009C445D"/>
    <w:rsid w:val="009C5CF1"/>
    <w:rsid w:val="009C7F3D"/>
    <w:rsid w:val="009D5754"/>
    <w:rsid w:val="009D735B"/>
    <w:rsid w:val="009D7404"/>
    <w:rsid w:val="009E1D07"/>
    <w:rsid w:val="009E3BB1"/>
    <w:rsid w:val="009E669B"/>
    <w:rsid w:val="009E6A16"/>
    <w:rsid w:val="009E70C4"/>
    <w:rsid w:val="009F300B"/>
    <w:rsid w:val="00A00E8D"/>
    <w:rsid w:val="00A06E79"/>
    <w:rsid w:val="00A10216"/>
    <w:rsid w:val="00A21E3D"/>
    <w:rsid w:val="00A26541"/>
    <w:rsid w:val="00A31E77"/>
    <w:rsid w:val="00A327F0"/>
    <w:rsid w:val="00A343C4"/>
    <w:rsid w:val="00A37AB0"/>
    <w:rsid w:val="00A63D9C"/>
    <w:rsid w:val="00A76A9E"/>
    <w:rsid w:val="00A86010"/>
    <w:rsid w:val="00AA0C4C"/>
    <w:rsid w:val="00AA167C"/>
    <w:rsid w:val="00AB17D5"/>
    <w:rsid w:val="00AB3E81"/>
    <w:rsid w:val="00AB7CCC"/>
    <w:rsid w:val="00AC1B51"/>
    <w:rsid w:val="00AC6B3D"/>
    <w:rsid w:val="00AE2255"/>
    <w:rsid w:val="00AE400B"/>
    <w:rsid w:val="00AF0ED6"/>
    <w:rsid w:val="00AF492E"/>
    <w:rsid w:val="00B07F4C"/>
    <w:rsid w:val="00B16F0D"/>
    <w:rsid w:val="00B36033"/>
    <w:rsid w:val="00B37D3C"/>
    <w:rsid w:val="00B421A3"/>
    <w:rsid w:val="00B42549"/>
    <w:rsid w:val="00B42E0B"/>
    <w:rsid w:val="00B441DA"/>
    <w:rsid w:val="00B4524F"/>
    <w:rsid w:val="00B51E4B"/>
    <w:rsid w:val="00B563B2"/>
    <w:rsid w:val="00B62F07"/>
    <w:rsid w:val="00B66CB4"/>
    <w:rsid w:val="00B73293"/>
    <w:rsid w:val="00B81F24"/>
    <w:rsid w:val="00B82560"/>
    <w:rsid w:val="00B9176D"/>
    <w:rsid w:val="00B91A85"/>
    <w:rsid w:val="00B959FF"/>
    <w:rsid w:val="00BA1938"/>
    <w:rsid w:val="00BB1BBE"/>
    <w:rsid w:val="00BB270E"/>
    <w:rsid w:val="00BC009A"/>
    <w:rsid w:val="00BC41AA"/>
    <w:rsid w:val="00BC7A21"/>
    <w:rsid w:val="00BE45B2"/>
    <w:rsid w:val="00BE4E48"/>
    <w:rsid w:val="00BE6BF7"/>
    <w:rsid w:val="00BF304C"/>
    <w:rsid w:val="00C01621"/>
    <w:rsid w:val="00C3124C"/>
    <w:rsid w:val="00C31352"/>
    <w:rsid w:val="00C32496"/>
    <w:rsid w:val="00C34E9E"/>
    <w:rsid w:val="00C37B40"/>
    <w:rsid w:val="00C42FDA"/>
    <w:rsid w:val="00C449E5"/>
    <w:rsid w:val="00C52118"/>
    <w:rsid w:val="00C52944"/>
    <w:rsid w:val="00C53EB6"/>
    <w:rsid w:val="00C5467A"/>
    <w:rsid w:val="00C5759C"/>
    <w:rsid w:val="00C57BBC"/>
    <w:rsid w:val="00C771C5"/>
    <w:rsid w:val="00C833A5"/>
    <w:rsid w:val="00C873FF"/>
    <w:rsid w:val="00C95397"/>
    <w:rsid w:val="00C97968"/>
    <w:rsid w:val="00CA4064"/>
    <w:rsid w:val="00CB1119"/>
    <w:rsid w:val="00CB51C3"/>
    <w:rsid w:val="00CC1582"/>
    <w:rsid w:val="00CD71CF"/>
    <w:rsid w:val="00CE4787"/>
    <w:rsid w:val="00CE5E3D"/>
    <w:rsid w:val="00CE7110"/>
    <w:rsid w:val="00CF050B"/>
    <w:rsid w:val="00D01D6E"/>
    <w:rsid w:val="00D054EE"/>
    <w:rsid w:val="00D05B78"/>
    <w:rsid w:val="00D13734"/>
    <w:rsid w:val="00D212D8"/>
    <w:rsid w:val="00D24924"/>
    <w:rsid w:val="00D25CC5"/>
    <w:rsid w:val="00D26027"/>
    <w:rsid w:val="00D322C2"/>
    <w:rsid w:val="00D328EB"/>
    <w:rsid w:val="00D33966"/>
    <w:rsid w:val="00D35D1E"/>
    <w:rsid w:val="00D4391E"/>
    <w:rsid w:val="00D4525F"/>
    <w:rsid w:val="00D50414"/>
    <w:rsid w:val="00D554D0"/>
    <w:rsid w:val="00D562D6"/>
    <w:rsid w:val="00D56CA4"/>
    <w:rsid w:val="00D64DBC"/>
    <w:rsid w:val="00D876EF"/>
    <w:rsid w:val="00D94633"/>
    <w:rsid w:val="00DA0F33"/>
    <w:rsid w:val="00DA5D97"/>
    <w:rsid w:val="00DA62ED"/>
    <w:rsid w:val="00DC05A5"/>
    <w:rsid w:val="00DC4732"/>
    <w:rsid w:val="00DD08E1"/>
    <w:rsid w:val="00DD1E89"/>
    <w:rsid w:val="00DD5BB8"/>
    <w:rsid w:val="00DD700F"/>
    <w:rsid w:val="00DE2745"/>
    <w:rsid w:val="00DE3CC4"/>
    <w:rsid w:val="00DE46D7"/>
    <w:rsid w:val="00DF21CA"/>
    <w:rsid w:val="00E01C7C"/>
    <w:rsid w:val="00E144A3"/>
    <w:rsid w:val="00E17134"/>
    <w:rsid w:val="00E231B0"/>
    <w:rsid w:val="00E32746"/>
    <w:rsid w:val="00E35849"/>
    <w:rsid w:val="00E406D7"/>
    <w:rsid w:val="00E47831"/>
    <w:rsid w:val="00E504DF"/>
    <w:rsid w:val="00E53580"/>
    <w:rsid w:val="00E61141"/>
    <w:rsid w:val="00E75878"/>
    <w:rsid w:val="00E8546D"/>
    <w:rsid w:val="00E92D78"/>
    <w:rsid w:val="00E96BAA"/>
    <w:rsid w:val="00EA350C"/>
    <w:rsid w:val="00EA68DF"/>
    <w:rsid w:val="00EB53C4"/>
    <w:rsid w:val="00EB711C"/>
    <w:rsid w:val="00EC1BD5"/>
    <w:rsid w:val="00EC42D7"/>
    <w:rsid w:val="00EC5992"/>
    <w:rsid w:val="00ED0601"/>
    <w:rsid w:val="00ED311E"/>
    <w:rsid w:val="00ED7B6B"/>
    <w:rsid w:val="00EE55C7"/>
    <w:rsid w:val="00F02B0D"/>
    <w:rsid w:val="00F0717A"/>
    <w:rsid w:val="00F13E69"/>
    <w:rsid w:val="00F14BA8"/>
    <w:rsid w:val="00F2020B"/>
    <w:rsid w:val="00F20E88"/>
    <w:rsid w:val="00F31181"/>
    <w:rsid w:val="00F33BCE"/>
    <w:rsid w:val="00F34C2F"/>
    <w:rsid w:val="00F35388"/>
    <w:rsid w:val="00F47597"/>
    <w:rsid w:val="00F51A17"/>
    <w:rsid w:val="00F62D53"/>
    <w:rsid w:val="00F67E5E"/>
    <w:rsid w:val="00F70A6F"/>
    <w:rsid w:val="00F91BC9"/>
    <w:rsid w:val="00F92B4D"/>
    <w:rsid w:val="00F9431A"/>
    <w:rsid w:val="00F9566D"/>
    <w:rsid w:val="00FA59D7"/>
    <w:rsid w:val="00FB424E"/>
    <w:rsid w:val="00FC2635"/>
    <w:rsid w:val="00FC4350"/>
    <w:rsid w:val="00FD147E"/>
    <w:rsid w:val="00FD3F9A"/>
    <w:rsid w:val="00FD451E"/>
    <w:rsid w:val="00FD4FA3"/>
    <w:rsid w:val="00FE0473"/>
    <w:rsid w:val="00FE0A76"/>
    <w:rsid w:val="00FF2997"/>
    <w:rsid w:val="00FF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1A540C9"/>
  <w15:docId w15:val="{A46B9A7A-74E4-4447-87AE-CC01D2587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har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rsid w:val="00D05B78"/>
    <w:pPr>
      <w:keepNext/>
      <w:spacing w:before="240" w:after="120"/>
      <w:outlineLvl w:val="2"/>
    </w:pPr>
    <w:rPr>
      <w:rFonts w:ascii="Arial" w:hAnsi="Arial"/>
      <w:b/>
      <w:sz w:val="28"/>
    </w:rPr>
  </w:style>
  <w:style w:type="paragraph" w:styleId="Ttulo4">
    <w:name w:val="heading 4"/>
    <w:basedOn w:val="Normal"/>
    <w:next w:val="Normal"/>
    <w:link w:val="Ttulo4Char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9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9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5F72B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uiPriority w:val="39"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uiPriority w:val="39"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uiPriority w:val="39"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uiPriority w:val="39"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uiPriority w:val="39"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uiPriority w:val="39"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link w:val="TextodecomentrioChar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9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rsid w:val="00C52944"/>
    <w:pPr>
      <w:jc w:val="left"/>
    </w:pPr>
    <w:rPr>
      <w:rFonts w:ascii="Arial" w:hAnsi="Arial"/>
      <w:b/>
      <w:color w:val="000000"/>
      <w:sz w:val="28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character" w:customStyle="1" w:styleId="Ttulo2Char">
    <w:name w:val="Título 2 Char"/>
    <w:basedOn w:val="Fontepargpadro"/>
    <w:link w:val="Ttulo2"/>
    <w:rsid w:val="00561B6B"/>
    <w:rPr>
      <w:rFonts w:ascii="Arial" w:hAnsi="Arial"/>
      <w:b/>
      <w:sz w:val="28"/>
      <w:lang w:val="en-AU"/>
    </w:rPr>
  </w:style>
  <w:style w:type="table" w:styleId="Tabelacomgrade">
    <w:name w:val="Table Grid"/>
    <w:basedOn w:val="Tabelanormal"/>
    <w:uiPriority w:val="39"/>
    <w:rsid w:val="009E669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semiHidden/>
    <w:unhideWhenUsed/>
    <w:rsid w:val="00C42FDA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C42FDA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C42FDA"/>
    <w:rPr>
      <w:lang w:val="en-AU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C42FDA"/>
    <w:rPr>
      <w:b/>
      <w:bCs/>
      <w:lang w:val="en-AU"/>
    </w:rPr>
  </w:style>
  <w:style w:type="character" w:customStyle="1" w:styleId="Ttulo4Char">
    <w:name w:val="Título 4 Char"/>
    <w:basedOn w:val="Fontepargpadro"/>
    <w:link w:val="Ttulo4"/>
    <w:rsid w:val="00AB7CCC"/>
    <w:rPr>
      <w:i/>
      <w:lang w:val="en-AU"/>
    </w:rPr>
  </w:style>
  <w:style w:type="paragraph" w:styleId="CabealhodoSumrio">
    <w:name w:val="TOC Heading"/>
    <w:basedOn w:val="Ttulo1"/>
    <w:next w:val="Normal"/>
    <w:uiPriority w:val="39"/>
    <w:unhideWhenUsed/>
    <w:qFormat/>
    <w:rsid w:val="00B51E4B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pt-BR"/>
    </w:rPr>
  </w:style>
  <w:style w:type="paragraph" w:styleId="Subttulo">
    <w:name w:val="Subtitle"/>
    <w:basedOn w:val="Normal"/>
    <w:next w:val="Normal"/>
    <w:link w:val="SubttuloChar"/>
    <w:qFormat/>
    <w:rsid w:val="00CE5E3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E5E3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AU"/>
    </w:rPr>
  </w:style>
  <w:style w:type="character" w:styleId="MenoPendente">
    <w:name w:val="Unresolved Mention"/>
    <w:basedOn w:val="Fontepargpadro"/>
    <w:uiPriority w:val="99"/>
    <w:semiHidden/>
    <w:unhideWhenUsed/>
    <w:rsid w:val="00C52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e1d48f5-f015-419a-94e8-62687f538f19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90F78C1200B943BD4F5C743005B846" ma:contentTypeVersion="9" ma:contentTypeDescription="Create a new document." ma:contentTypeScope="" ma:versionID="dd30f410aafbfd4db772753a0ee90b4e">
  <xsd:schema xmlns:xsd="http://www.w3.org/2001/XMLSchema" xmlns:xs="http://www.w3.org/2001/XMLSchema" xmlns:p="http://schemas.microsoft.com/office/2006/metadata/properties" xmlns:ns2="be1d48f5-f015-419a-94e8-62687f538f19" targetNamespace="http://schemas.microsoft.com/office/2006/metadata/properties" ma:root="true" ma:fieldsID="c2c335137974ad0e9bd5e7d624d277b0" ns2:_="">
    <xsd:import namespace="be1d48f5-f015-419a-94e8-62687f538f1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1d48f5-f015-419a-94e8-62687f538f1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86A03B-1589-4215-9999-0773F6F40A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8A2800-561C-406F-B0DD-1594AAEF5CBF}">
  <ds:schemaRefs>
    <ds:schemaRef ds:uri="http://schemas.microsoft.com/office/2006/metadata/properties"/>
    <ds:schemaRef ds:uri="http://schemas.microsoft.com/office/infopath/2007/PartnerControls"/>
    <ds:schemaRef ds:uri="7bc317c0-7759-43cf-a77c-241bc73f08b5"/>
  </ds:schemaRefs>
</ds:datastoreItem>
</file>

<file path=customXml/itemProps3.xml><?xml version="1.0" encoding="utf-8"?>
<ds:datastoreItem xmlns:ds="http://schemas.openxmlformats.org/officeDocument/2006/customXml" ds:itemID="{C7BAC4CE-E88D-443B-92C7-7A4BE44973C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04C783F-CB57-4B1A-95F1-22012F9EDB8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35</Pages>
  <Words>4998</Words>
  <Characters>26993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de um produto de software</vt:lpstr>
    </vt:vector>
  </TitlesOfParts>
  <Company>Universidade São Judas Tadeu</Company>
  <LinksUpToDate>false</LinksUpToDate>
  <CharactersWithSpaces>31928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Ana Paula G. Serra</cp:lastModifiedBy>
  <cp:revision>2</cp:revision>
  <cp:lastPrinted>2021-05-31T21:45:00Z</cp:lastPrinted>
  <dcterms:created xsi:type="dcterms:W3CDTF">2021-06-07T18:51:00Z</dcterms:created>
  <dcterms:modified xsi:type="dcterms:W3CDTF">2021-06-07T18:51:00Z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0x0101008890F78C1200B943BD4F5C743005B846</vt:lpwstr>
  </property>
  <property fmtid="{D5CDD505-2E9C-101B-9397-08002B2CF9AE}" pid="3" name="Order">
    <vt:r8>2100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</Properties>
</file>