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D7D92" w14:textId="77777777" w:rsidR="00081EC4" w:rsidRDefault="00081EC4" w:rsidP="00BB4584">
      <w:pPr>
        <w:pBdr>
          <w:top w:val="single" w:sz="4" w:space="1" w:color="auto"/>
        </w:pBdr>
        <w:tabs>
          <w:tab w:val="left" w:pos="3402"/>
        </w:tabs>
        <w:jc w:val="right"/>
        <w:rPr>
          <w:lang w:val="pt-BR"/>
        </w:rPr>
      </w:pPr>
      <w:bookmarkStart w:id="0" w:name="_Toc410550389"/>
      <w:bookmarkStart w:id="1" w:name="_Toc410550388"/>
    </w:p>
    <w:p w14:paraId="743719C3" w14:textId="17A1676C" w:rsidR="00081EC4" w:rsidRDefault="00C94498">
      <w:pPr>
        <w:jc w:val="right"/>
        <w:rPr>
          <w:lang w:val="pt-BR"/>
        </w:rPr>
      </w:pPr>
      <w:r w:rsidRPr="007225E9">
        <w:rPr>
          <w:noProof/>
        </w:rPr>
        <w:drawing>
          <wp:inline distT="0" distB="0" distL="0" distR="0" wp14:anchorId="26094D43" wp14:editId="4DE5D191">
            <wp:extent cx="5518150" cy="977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31E0" w14:textId="77777777" w:rsidR="00081EC4" w:rsidRDefault="00081EC4">
      <w:pPr>
        <w:jc w:val="right"/>
        <w:rPr>
          <w:lang w:val="pt-BR"/>
        </w:rPr>
      </w:pPr>
    </w:p>
    <w:p w14:paraId="4D59FE5E" w14:textId="77777777" w:rsidR="00081EC4" w:rsidRDefault="00081EC4">
      <w:pPr>
        <w:jc w:val="right"/>
        <w:rPr>
          <w:lang w:val="pt-BR"/>
        </w:rPr>
      </w:pPr>
    </w:p>
    <w:p w14:paraId="10804B7F" w14:textId="77777777" w:rsidR="00081EC4" w:rsidRDefault="00081EC4">
      <w:pPr>
        <w:jc w:val="right"/>
        <w:rPr>
          <w:lang w:val="pt-BR"/>
        </w:rPr>
      </w:pPr>
    </w:p>
    <w:p w14:paraId="4DC63C5A" w14:textId="77777777" w:rsidR="00081EC4" w:rsidRDefault="00081EC4">
      <w:pPr>
        <w:jc w:val="right"/>
        <w:rPr>
          <w:lang w:val="pt-BR"/>
        </w:rPr>
      </w:pPr>
    </w:p>
    <w:p w14:paraId="49062502" w14:textId="77777777" w:rsidR="00081EC4" w:rsidRDefault="00081EC4">
      <w:pPr>
        <w:jc w:val="right"/>
        <w:rPr>
          <w:lang w:val="pt-BR"/>
        </w:rPr>
      </w:pPr>
    </w:p>
    <w:p w14:paraId="0BC68F2D" w14:textId="77777777" w:rsidR="00081EC4" w:rsidRDefault="00081EC4">
      <w:pPr>
        <w:jc w:val="right"/>
        <w:rPr>
          <w:lang w:val="pt-BR"/>
        </w:rPr>
      </w:pPr>
    </w:p>
    <w:p w14:paraId="5B6F75D5" w14:textId="77777777" w:rsidR="00081EC4" w:rsidRDefault="00081EC4">
      <w:pPr>
        <w:jc w:val="right"/>
        <w:rPr>
          <w:lang w:val="pt-BR"/>
        </w:rPr>
      </w:pPr>
    </w:p>
    <w:p w14:paraId="5E0846F7" w14:textId="77777777" w:rsidR="00081EC4" w:rsidRDefault="00081EC4">
      <w:pPr>
        <w:jc w:val="right"/>
        <w:rPr>
          <w:lang w:val="pt-BR"/>
        </w:rPr>
      </w:pPr>
    </w:p>
    <w:p w14:paraId="7E9762B8" w14:textId="77777777" w:rsidR="00081EC4" w:rsidRDefault="00081EC4">
      <w:pPr>
        <w:jc w:val="right"/>
        <w:rPr>
          <w:lang w:val="pt-BR"/>
        </w:rPr>
      </w:pPr>
    </w:p>
    <w:p w14:paraId="10B329C1" w14:textId="77777777" w:rsidR="00081EC4" w:rsidRDefault="00081EC4">
      <w:pPr>
        <w:jc w:val="right"/>
        <w:rPr>
          <w:lang w:val="pt-BR"/>
        </w:rPr>
      </w:pPr>
    </w:p>
    <w:p w14:paraId="44557CCC" w14:textId="77777777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EA173FB" w14:textId="77777777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32EB1DCE" w14:textId="77777777" w:rsidR="00BE4E48" w:rsidRDefault="00BE4E48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00E33577" w14:textId="77777777" w:rsidR="00081EC4" w:rsidRPr="00BE4E48" w:rsidRDefault="005C7F43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  <w:r w:rsidRPr="00BE4E48">
        <w:rPr>
          <w:rFonts w:ascii="Arial" w:hAnsi="Arial"/>
          <w:b/>
          <w:sz w:val="44"/>
          <w:szCs w:val="44"/>
          <w:lang w:val="pt-BR"/>
        </w:rPr>
        <w:t>TCC – Trabalho de Conclusão de Curso</w:t>
      </w:r>
    </w:p>
    <w:p w14:paraId="2786D09A" w14:textId="77777777" w:rsidR="00081EC4" w:rsidRPr="00BE4E48" w:rsidRDefault="00081EC4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79FD6A87" w14:textId="77777777" w:rsidR="00385BB1" w:rsidRDefault="00385BB1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9ECA66F" w14:textId="77777777" w:rsidR="00081EC4" w:rsidRDefault="00081EC4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6B9A30D" w14:textId="77777777" w:rsidR="00081EC4" w:rsidRDefault="00081EC4">
      <w:pPr>
        <w:rPr>
          <w:sz w:val="40"/>
          <w:lang w:val="pt-BR"/>
        </w:rPr>
      </w:pPr>
    </w:p>
    <w:p w14:paraId="2AB10270" w14:textId="4A266A79" w:rsidR="00081EC4" w:rsidRDefault="00C94498" w:rsidP="0071522A">
      <w:pPr>
        <w:tabs>
          <w:tab w:val="left" w:pos="3686"/>
        </w:tabs>
        <w:spacing w:line="360" w:lineRule="auto"/>
        <w:ind w:left="3600"/>
        <w:rPr>
          <w:rFonts w:ascii="Arial" w:hAnsi="Arial"/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</w:p>
    <w:p w14:paraId="63B75EEC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0CC17494" w14:textId="77777777" w:rsidR="009E70C4" w:rsidRDefault="009E70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4A21A5E" w14:textId="77777777" w:rsidR="009E70C4" w:rsidRDefault="009E70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09DA88BB" w14:textId="77777777" w:rsidR="009E70C4" w:rsidRDefault="009E70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1FBC15B9" w14:textId="77777777" w:rsidR="009E70C4" w:rsidRDefault="009E70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0D9A1EFF" w14:textId="77777777" w:rsidR="009E70C4" w:rsidRDefault="009E70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6CA3C65F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61FE0B05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69F996DB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271D39CF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273F8368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AA0F204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1B715700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662362C8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76916CF1" w14:textId="1650A9CD" w:rsidR="00081EC4" w:rsidRDefault="00081EC4">
      <w:pPr>
        <w:pBdr>
          <w:bottom w:val="single" w:sz="8" w:space="1" w:color="auto"/>
        </w:pBdr>
        <w:tabs>
          <w:tab w:val="left" w:pos="3686"/>
          <w:tab w:val="left" w:pos="5103"/>
        </w:tabs>
        <w:jc w:val="center"/>
        <w:rPr>
          <w:rFonts w:ascii="Arial" w:hAnsi="Arial"/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20</w:t>
      </w:r>
      <w:r w:rsidR="00C94498">
        <w:rPr>
          <w:rFonts w:ascii="Arial" w:hAnsi="Arial"/>
          <w:b/>
          <w:sz w:val="24"/>
          <w:lang w:val="pt-BR"/>
        </w:rPr>
        <w:t>20</w:t>
      </w:r>
    </w:p>
    <w:p w14:paraId="440D5508" w14:textId="77777777" w:rsidR="00081EC4" w:rsidRDefault="00081EC4">
      <w:pPr>
        <w:pStyle w:val="Indice"/>
        <w:jc w:val="right"/>
        <w:rPr>
          <w:lang w:val="pt-BR"/>
        </w:rPr>
      </w:pPr>
      <w:r>
        <w:rPr>
          <w:lang w:val="pt-BR"/>
        </w:rPr>
        <w:br w:type="page"/>
      </w:r>
      <w:r>
        <w:rPr>
          <w:lang w:val="pt-BR"/>
        </w:rPr>
        <w:lastRenderedPageBreak/>
        <w:t>ÍNDICE DETALHADO</w:t>
      </w:r>
    </w:p>
    <w:p w14:paraId="1D051263" w14:textId="710011D2" w:rsidR="00672C5F" w:rsidRDefault="00081EC4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\t "Titulo 2;2;Titulo 1;1;Titulo 3;3" </w:instrText>
      </w:r>
      <w:r>
        <w:fldChar w:fldCharType="separate"/>
      </w:r>
      <w:r w:rsidR="00672C5F" w:rsidRPr="005915C1">
        <w:rPr>
          <w:noProof/>
        </w:rPr>
        <w:t>3.</w:t>
      </w:r>
      <w:r w:rsidR="00672C5F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672C5F" w:rsidRPr="005915C1">
        <w:rPr>
          <w:noProof/>
        </w:rPr>
        <w:t>Requisitos do Sistema de Software</w:t>
      </w:r>
      <w:r w:rsidR="00672C5F">
        <w:rPr>
          <w:noProof/>
        </w:rPr>
        <w:tab/>
      </w:r>
      <w:r w:rsidR="00672C5F">
        <w:rPr>
          <w:noProof/>
        </w:rPr>
        <w:fldChar w:fldCharType="begin"/>
      </w:r>
      <w:r w:rsidR="00672C5F">
        <w:rPr>
          <w:noProof/>
        </w:rPr>
        <w:instrText xml:space="preserve"> PAGEREF _Toc49378737 \h </w:instrText>
      </w:r>
      <w:r w:rsidR="00672C5F">
        <w:rPr>
          <w:noProof/>
        </w:rPr>
      </w:r>
      <w:r w:rsidR="00672C5F">
        <w:rPr>
          <w:noProof/>
        </w:rPr>
        <w:fldChar w:fldCharType="separate"/>
      </w:r>
      <w:r w:rsidR="00672C5F">
        <w:rPr>
          <w:noProof/>
        </w:rPr>
        <w:t>3</w:t>
      </w:r>
      <w:r w:rsidR="00672C5F">
        <w:rPr>
          <w:noProof/>
        </w:rPr>
        <w:fldChar w:fldCharType="end"/>
      </w:r>
    </w:p>
    <w:p w14:paraId="669F1ED4" w14:textId="2DA8F546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3.1.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Requisitos Funcionais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_Toc49378738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4</w:t>
      </w:r>
      <w:r>
        <w:rPr>
          <w:noProof/>
        </w:rPr>
        <w:fldChar w:fldCharType="end"/>
      </w:r>
    </w:p>
    <w:p w14:paraId="016E9412" w14:textId="567503FA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3.2.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Modelagem Funcional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_Toc49378739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4</w:t>
      </w:r>
      <w:r>
        <w:rPr>
          <w:noProof/>
        </w:rPr>
        <w:fldChar w:fldCharType="end"/>
      </w:r>
    </w:p>
    <w:p w14:paraId="0A331CFB" w14:textId="5CE00834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3.3.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Requisitos Não-Funcionais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_Toc49378740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6</w:t>
      </w:r>
      <w:r>
        <w:rPr>
          <w:noProof/>
        </w:rPr>
        <w:fldChar w:fldCharType="end"/>
      </w:r>
    </w:p>
    <w:p w14:paraId="65EB83A0" w14:textId="51E636A2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3.4.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 xml:space="preserve">Protótipo – </w:t>
      </w:r>
      <w:r w:rsidRPr="005915C1">
        <w:rPr>
          <w:noProof/>
          <w:highlight w:val="yellow"/>
          <w:lang w:val="pt-BR"/>
        </w:rPr>
        <w:t>FAZER POSTERIORMENTE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_Toc49378741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8</w:t>
      </w:r>
      <w:r>
        <w:rPr>
          <w:noProof/>
        </w:rPr>
        <w:fldChar w:fldCharType="end"/>
      </w:r>
    </w:p>
    <w:p w14:paraId="1725908B" w14:textId="1C8B297F" w:rsidR="00672C5F" w:rsidRDefault="00672C5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5915C1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5915C1">
        <w:rPr>
          <w:noProof/>
        </w:rPr>
        <w:t>Análise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26E696" w14:textId="141ABD50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4.1.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Diagrama de Classes de Análise (Visão de Negócio)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_Toc49378743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9</w:t>
      </w:r>
      <w:r>
        <w:rPr>
          <w:noProof/>
        </w:rPr>
        <w:fldChar w:fldCharType="end"/>
      </w:r>
    </w:p>
    <w:p w14:paraId="4A68C3E9" w14:textId="667C55D8" w:rsidR="00672C5F" w:rsidRDefault="00672C5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5915C1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5915C1">
        <w:rPr>
          <w:noProof/>
        </w:rPr>
        <w:t>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0309D0F" w14:textId="1AAE3200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5.1.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Arquitetura do Sistema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_Toc49378745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10</w:t>
      </w:r>
      <w:r>
        <w:rPr>
          <w:noProof/>
        </w:rPr>
        <w:fldChar w:fldCharType="end"/>
      </w:r>
    </w:p>
    <w:p w14:paraId="54061301" w14:textId="13D78602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5.2.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Diagrama de Classes de Projeto por Caso de Uso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_Toc49378746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10</w:t>
      </w:r>
      <w:r>
        <w:rPr>
          <w:noProof/>
        </w:rPr>
        <w:fldChar w:fldCharType="end"/>
      </w:r>
    </w:p>
    <w:p w14:paraId="0813DCF1" w14:textId="694F6E60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5.3.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Diagrama de atividades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_Toc49378747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11</w:t>
      </w:r>
      <w:r>
        <w:rPr>
          <w:noProof/>
        </w:rPr>
        <w:fldChar w:fldCharType="end"/>
      </w:r>
    </w:p>
    <w:p w14:paraId="7D0FB947" w14:textId="6992EDE0" w:rsidR="00672C5F" w:rsidRDefault="00672C5F">
      <w:pPr>
        <w:pStyle w:val="Sumrio2"/>
        <w:tabs>
          <w:tab w:val="left" w:pos="800"/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5.4.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  <w:tab/>
      </w:r>
      <w:r w:rsidRPr="005915C1">
        <w:rPr>
          <w:noProof/>
          <w:lang w:val="pt-BR"/>
        </w:rPr>
        <w:t>Diagrama de estados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_Toc49378748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12</w:t>
      </w:r>
      <w:r>
        <w:rPr>
          <w:noProof/>
        </w:rPr>
        <w:fldChar w:fldCharType="end"/>
      </w:r>
    </w:p>
    <w:p w14:paraId="5F43CDAE" w14:textId="11945796" w:rsidR="00672C5F" w:rsidRDefault="00672C5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5915C1">
        <w:rPr>
          <w:noProof/>
        </w:rPr>
        <w:t>6.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_Toc49378749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73673D6" w14:textId="2A6FA521" w:rsidR="00672C5F" w:rsidRDefault="00672C5F">
      <w:pPr>
        <w:pStyle w:val="Sumrio2"/>
        <w:tabs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6.1. Plano de Testes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_Toc49378750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13</w:t>
      </w:r>
      <w:r>
        <w:rPr>
          <w:noProof/>
        </w:rPr>
        <w:fldChar w:fldCharType="end"/>
      </w:r>
    </w:p>
    <w:p w14:paraId="0F06BA9A" w14:textId="43457658" w:rsidR="00672C5F" w:rsidRDefault="00672C5F">
      <w:pPr>
        <w:pStyle w:val="Sumrio2"/>
        <w:tabs>
          <w:tab w:val="right" w:leader="dot" w:pos="882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/>
        </w:rPr>
      </w:pPr>
      <w:r w:rsidRPr="005915C1">
        <w:rPr>
          <w:noProof/>
          <w:lang w:val="pt-BR"/>
        </w:rPr>
        <w:t>6.2. Roteiro de Testes</w:t>
      </w:r>
      <w:r w:rsidRPr="00BB4584">
        <w:rPr>
          <w:noProof/>
          <w:lang w:val="pt-BR"/>
        </w:rPr>
        <w:tab/>
      </w:r>
      <w:r>
        <w:rPr>
          <w:noProof/>
        </w:rPr>
        <w:fldChar w:fldCharType="begin"/>
      </w:r>
      <w:r w:rsidRPr="00BB4584">
        <w:rPr>
          <w:noProof/>
          <w:lang w:val="pt-BR"/>
        </w:rPr>
        <w:instrText xml:space="preserve"> PAGEREF _Toc49378751 \h </w:instrText>
      </w:r>
      <w:r>
        <w:rPr>
          <w:noProof/>
        </w:rPr>
      </w:r>
      <w:r>
        <w:rPr>
          <w:noProof/>
        </w:rPr>
        <w:fldChar w:fldCharType="separate"/>
      </w:r>
      <w:r w:rsidRPr="00BB4584">
        <w:rPr>
          <w:noProof/>
          <w:lang w:val="pt-BR"/>
        </w:rPr>
        <w:t>13</w:t>
      </w:r>
      <w:r>
        <w:rPr>
          <w:noProof/>
        </w:rPr>
        <w:fldChar w:fldCharType="end"/>
      </w:r>
    </w:p>
    <w:p w14:paraId="0B197772" w14:textId="103161F7" w:rsidR="00C94498" w:rsidRPr="00BB4584" w:rsidRDefault="00081EC4" w:rsidP="009E70C4">
      <w:pPr>
        <w:rPr>
          <w:rFonts w:ascii="Arial" w:hAnsi="Arial"/>
          <w:b/>
          <w:lang w:val="pt-BR"/>
        </w:rPr>
      </w:pPr>
      <w:r>
        <w:rPr>
          <w:rFonts w:ascii="Arial" w:hAnsi="Arial"/>
          <w:b/>
        </w:rPr>
        <w:fldChar w:fldCharType="end"/>
      </w:r>
      <w:bookmarkEnd w:id="0"/>
      <w:bookmarkEnd w:id="1"/>
    </w:p>
    <w:p w14:paraId="4972448E" w14:textId="77777777" w:rsidR="00C94498" w:rsidRPr="00BB4584" w:rsidRDefault="00C94498">
      <w:pPr>
        <w:jc w:val="left"/>
        <w:rPr>
          <w:rFonts w:ascii="Arial" w:hAnsi="Arial"/>
          <w:b/>
          <w:lang w:val="pt-BR"/>
        </w:rPr>
      </w:pPr>
      <w:r w:rsidRPr="00BB4584">
        <w:rPr>
          <w:rFonts w:ascii="Arial" w:hAnsi="Arial"/>
          <w:b/>
          <w:lang w:val="pt-BR"/>
        </w:rPr>
        <w:br w:type="page"/>
      </w:r>
    </w:p>
    <w:p w14:paraId="3952AFED" w14:textId="77777777" w:rsidR="004423A1" w:rsidRPr="00BB4584" w:rsidRDefault="004423A1" w:rsidP="009E70C4">
      <w:pPr>
        <w:rPr>
          <w:lang w:val="pt-BR"/>
        </w:rPr>
      </w:pPr>
    </w:p>
    <w:p w14:paraId="6B07FA39" w14:textId="77777777" w:rsidR="00081EC4" w:rsidRDefault="00081EC4" w:rsidP="00BC009A">
      <w:pPr>
        <w:pStyle w:val="Titulo1"/>
        <w:numPr>
          <w:ilvl w:val="0"/>
          <w:numId w:val="27"/>
        </w:numPr>
        <w:rPr>
          <w:lang w:val="pt-BR"/>
        </w:rPr>
      </w:pPr>
      <w:bookmarkStart w:id="2" w:name="_Toc49378737"/>
      <w:r>
        <w:rPr>
          <w:lang w:val="pt-BR"/>
        </w:rPr>
        <w:t>Requisitos do Sistema</w:t>
      </w:r>
      <w:r w:rsidR="00BB1BBE">
        <w:rPr>
          <w:lang w:val="pt-BR"/>
        </w:rPr>
        <w:t xml:space="preserve"> de Software</w:t>
      </w:r>
      <w:bookmarkEnd w:id="2"/>
    </w:p>
    <w:p w14:paraId="2C17442F" w14:textId="77777777" w:rsidR="00750815" w:rsidRPr="00C94498" w:rsidRDefault="00750815" w:rsidP="00FD3F9A">
      <w:pPr>
        <w:pStyle w:val="P2"/>
        <w:rPr>
          <w:color w:val="2E74B5" w:themeColor="accent1" w:themeShade="BF"/>
        </w:rPr>
      </w:pPr>
      <w:bookmarkStart w:id="3" w:name="_Toc468086043"/>
      <w:bookmarkStart w:id="4" w:name="_Toc497727740"/>
      <w:bookmarkStart w:id="5" w:name="_Toc497728153"/>
      <w:bookmarkStart w:id="6" w:name="_Toc497896535"/>
      <w:bookmarkStart w:id="7" w:name="_Toc497896626"/>
      <w:bookmarkStart w:id="8" w:name="_Toc497896683"/>
      <w:bookmarkStart w:id="9" w:name="_Toc307155209"/>
      <w:r w:rsidRPr="00C94498">
        <w:rPr>
          <w:color w:val="2E74B5" w:themeColor="accent1" w:themeShade="BF"/>
        </w:rPr>
        <w:t xml:space="preserve">Este capítulo tem como objetivo especificar os requisitos funcionais, não funcionais e a regras de negócio, bem como apresentar o protótipo de telas e o cronograma de atividades do </w:t>
      </w:r>
      <w:r w:rsidR="00103FDE" w:rsidRPr="00C94498">
        <w:rPr>
          <w:color w:val="2E74B5" w:themeColor="accent1" w:themeShade="BF"/>
        </w:rPr>
        <w:t>desenvolvimento</w:t>
      </w:r>
      <w:r w:rsidRPr="00C94498">
        <w:rPr>
          <w:color w:val="2E74B5" w:themeColor="accent1" w:themeShade="BF"/>
        </w:rPr>
        <w:t xml:space="preserve"> do software. </w:t>
      </w:r>
    </w:p>
    <w:p w14:paraId="139F9312" w14:textId="77777777" w:rsidR="00FD3F9A" w:rsidRPr="00C94498" w:rsidRDefault="00FD3F9A" w:rsidP="00FD3F9A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O texto a seguir tem como objetivo relembrar conceitos e padrões de especificação dos requisitos de software</w:t>
      </w:r>
      <w:r w:rsidR="00103FDE" w:rsidRPr="00C94498">
        <w:rPr>
          <w:color w:val="2E74B5" w:themeColor="accent1" w:themeShade="BF"/>
        </w:rPr>
        <w:t>.</w:t>
      </w:r>
    </w:p>
    <w:p w14:paraId="6BD9E4C4" w14:textId="77777777" w:rsidR="00FD3F9A" w:rsidRPr="00C94498" w:rsidRDefault="00FD3F9A" w:rsidP="00FD3F9A">
      <w:pPr>
        <w:pStyle w:val="P2"/>
        <w:rPr>
          <w:b/>
          <w:color w:val="2E74B5" w:themeColor="accent1" w:themeShade="BF"/>
        </w:rPr>
      </w:pPr>
    </w:p>
    <w:p w14:paraId="212A1B22" w14:textId="77777777" w:rsidR="00DD08E1" w:rsidRPr="00C94498" w:rsidRDefault="00DD08E1" w:rsidP="00FD3F9A">
      <w:pPr>
        <w:pStyle w:val="P2"/>
        <w:rPr>
          <w:b/>
          <w:color w:val="2E74B5" w:themeColor="accent1" w:themeShade="BF"/>
          <w:sz w:val="22"/>
          <w:szCs w:val="22"/>
        </w:rPr>
      </w:pPr>
      <w:r w:rsidRPr="00C94498">
        <w:rPr>
          <w:b/>
          <w:color w:val="2E74B5" w:themeColor="accent1" w:themeShade="BF"/>
          <w:sz w:val="22"/>
          <w:szCs w:val="22"/>
        </w:rPr>
        <w:t xml:space="preserve">Identificação dos </w:t>
      </w:r>
      <w:r w:rsidR="00FD3F9A" w:rsidRPr="00C94498">
        <w:rPr>
          <w:b/>
          <w:color w:val="2E74B5" w:themeColor="accent1" w:themeShade="BF"/>
          <w:sz w:val="22"/>
          <w:szCs w:val="22"/>
        </w:rPr>
        <w:t>requisito</w:t>
      </w:r>
      <w:r w:rsidR="002E3BF6" w:rsidRPr="00C94498">
        <w:rPr>
          <w:b/>
          <w:color w:val="2E74B5" w:themeColor="accent1" w:themeShade="BF"/>
          <w:sz w:val="22"/>
          <w:szCs w:val="22"/>
        </w:rPr>
        <w:t>s</w:t>
      </w:r>
      <w:bookmarkEnd w:id="3"/>
      <w:bookmarkEnd w:id="4"/>
      <w:bookmarkEnd w:id="5"/>
      <w:bookmarkEnd w:id="6"/>
      <w:bookmarkEnd w:id="7"/>
      <w:bookmarkEnd w:id="8"/>
      <w:bookmarkEnd w:id="9"/>
      <w:r w:rsidR="002E3BF6" w:rsidRPr="00C94498">
        <w:rPr>
          <w:b/>
          <w:color w:val="2E74B5" w:themeColor="accent1" w:themeShade="BF"/>
          <w:sz w:val="22"/>
          <w:szCs w:val="22"/>
        </w:rPr>
        <w:t xml:space="preserve"> </w:t>
      </w:r>
    </w:p>
    <w:p w14:paraId="675F986D" w14:textId="77777777" w:rsidR="00DD08E1" w:rsidRPr="00C94498" w:rsidRDefault="00DD08E1" w:rsidP="00FD3F9A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Por convenção, a referência a requisitos é feita através do nome da subseção onde eles estão descritos, seguidos do identificador do requisito, de acordo com a especificação a seguir:</w:t>
      </w:r>
    </w:p>
    <w:p w14:paraId="59678CD3" w14:textId="77777777" w:rsidR="00DD08E1" w:rsidRPr="00C94498" w:rsidRDefault="00DD08E1" w:rsidP="00EB53C4">
      <w:pPr>
        <w:pStyle w:val="P2"/>
        <w:numPr>
          <w:ilvl w:val="0"/>
          <w:numId w:val="21"/>
        </w:numPr>
        <w:rPr>
          <w:color w:val="2E74B5" w:themeColor="accent1" w:themeShade="BF"/>
        </w:rPr>
      </w:pPr>
      <w:r w:rsidRPr="00C94498">
        <w:rPr>
          <w:b/>
          <w:color w:val="2E74B5" w:themeColor="accent1" w:themeShade="BF"/>
        </w:rPr>
        <w:t>Requisitos funcionais</w:t>
      </w:r>
      <w:r w:rsidRPr="00C94498">
        <w:rPr>
          <w:color w:val="2E74B5" w:themeColor="accent1" w:themeShade="BF"/>
        </w:rPr>
        <w:t xml:space="preserve"> devem ser identificados por: [RFxxx] – nome e descrição e serem descritos na seção requisitos funcionais.</w:t>
      </w:r>
    </w:p>
    <w:p w14:paraId="749264D3" w14:textId="77777777" w:rsidR="00DD08E1" w:rsidRPr="00C94498" w:rsidRDefault="00DD08E1" w:rsidP="00EB53C4">
      <w:pPr>
        <w:pStyle w:val="P2"/>
        <w:numPr>
          <w:ilvl w:val="0"/>
          <w:numId w:val="21"/>
        </w:numPr>
        <w:rPr>
          <w:color w:val="2E74B5" w:themeColor="accent1" w:themeShade="BF"/>
        </w:rPr>
      </w:pPr>
      <w:r w:rsidRPr="00C94498">
        <w:rPr>
          <w:b/>
          <w:color w:val="2E74B5" w:themeColor="accent1" w:themeShade="BF"/>
        </w:rPr>
        <w:t>Regras de negócio</w:t>
      </w:r>
      <w:r w:rsidRPr="00C94498">
        <w:rPr>
          <w:color w:val="2E74B5" w:themeColor="accent1" w:themeShade="BF"/>
        </w:rPr>
        <w:t xml:space="preserve"> devem se</w:t>
      </w:r>
      <w:r w:rsidR="00FD3F9A" w:rsidRPr="00C94498">
        <w:rPr>
          <w:color w:val="2E74B5" w:themeColor="accent1" w:themeShade="BF"/>
        </w:rPr>
        <w:t>r identific</w:t>
      </w:r>
      <w:r w:rsidRPr="00C94498">
        <w:rPr>
          <w:color w:val="2E74B5" w:themeColor="accent1" w:themeShade="BF"/>
        </w:rPr>
        <w:t>a</w:t>
      </w:r>
      <w:r w:rsidR="00FD3F9A" w:rsidRPr="00C94498">
        <w:rPr>
          <w:color w:val="2E74B5" w:themeColor="accent1" w:themeShade="BF"/>
        </w:rPr>
        <w:t>da</w:t>
      </w:r>
      <w:r w:rsidRPr="00C94498">
        <w:rPr>
          <w:color w:val="2E74B5" w:themeColor="accent1" w:themeShade="BF"/>
        </w:rPr>
        <w:t>s por: [RNxxx] – nome e descrição e serem descritas na seção requisitos funcionais, subitem regras de negócio.</w:t>
      </w:r>
    </w:p>
    <w:p w14:paraId="2F32DB41" w14:textId="77777777" w:rsidR="00DD08E1" w:rsidRPr="00C94498" w:rsidRDefault="00DD08E1" w:rsidP="00EB53C4">
      <w:pPr>
        <w:pStyle w:val="P2"/>
        <w:numPr>
          <w:ilvl w:val="0"/>
          <w:numId w:val="21"/>
        </w:numPr>
        <w:rPr>
          <w:color w:val="2E74B5" w:themeColor="accent1" w:themeShade="BF"/>
        </w:rPr>
      </w:pPr>
      <w:r w:rsidRPr="00C94498">
        <w:rPr>
          <w:b/>
          <w:color w:val="2E74B5" w:themeColor="accent1" w:themeShade="BF"/>
        </w:rPr>
        <w:t>Requisitos não funcionais</w:t>
      </w:r>
      <w:r w:rsidRPr="00C94498">
        <w:rPr>
          <w:color w:val="2E74B5" w:themeColor="accent1" w:themeShade="BF"/>
        </w:rPr>
        <w:t xml:space="preserve"> devem ser identificados por: [RNFxxx] – nome e descrição e serem descritos na seção requisitos não funcionais.</w:t>
      </w:r>
    </w:p>
    <w:p w14:paraId="4D1215F8" w14:textId="77777777" w:rsidR="00DD08E1" w:rsidRPr="00C94498" w:rsidRDefault="00DD08E1" w:rsidP="00FD3F9A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49E19E44" w14:textId="77777777" w:rsidR="00DD08E1" w:rsidRPr="00C94498" w:rsidRDefault="00DD08E1" w:rsidP="00FD3F9A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6F816201" w14:textId="77777777" w:rsidR="00DD08E1" w:rsidRPr="00C94498" w:rsidRDefault="00DD08E1" w:rsidP="00FD3F9A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Casos de Uso devem ser identificados por: CSUXXX – nome a ser descrito na função modelagem funcional.</w:t>
      </w:r>
    </w:p>
    <w:p w14:paraId="5199AF42" w14:textId="77777777" w:rsidR="00DD08E1" w:rsidRPr="00C94498" w:rsidRDefault="00DD08E1" w:rsidP="00FD3F9A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Os casos de uso devem ser identificador com um identificador único. A numeração in</w:t>
      </w:r>
      <w:r w:rsidR="00FD3F9A" w:rsidRPr="00C94498">
        <w:rPr>
          <w:color w:val="2E74B5" w:themeColor="accent1" w:themeShade="BF"/>
        </w:rPr>
        <w:t>i</w:t>
      </w:r>
      <w:r w:rsidRPr="00C94498">
        <w:rPr>
          <w:color w:val="2E74B5" w:themeColor="accent1" w:themeShade="BF"/>
        </w:rPr>
        <w:t>cia com o identificador CSU001 e prossegue sendo incrementada à medida que forem surgindo novos casos de uso.</w:t>
      </w:r>
    </w:p>
    <w:p w14:paraId="0FE54A3A" w14:textId="77777777" w:rsidR="00FD3F9A" w:rsidRPr="00C94498" w:rsidRDefault="00FD3F9A" w:rsidP="00FD3F9A">
      <w:pPr>
        <w:pStyle w:val="P2"/>
        <w:rPr>
          <w:color w:val="2E74B5" w:themeColor="accent1" w:themeShade="BF"/>
        </w:rPr>
      </w:pPr>
    </w:p>
    <w:p w14:paraId="6A5D3EFA" w14:textId="77777777" w:rsidR="00DD08E1" w:rsidRPr="00C94498" w:rsidRDefault="00DD08E1" w:rsidP="00FD3F9A">
      <w:pPr>
        <w:pStyle w:val="P2"/>
        <w:rPr>
          <w:b/>
          <w:color w:val="2E74B5" w:themeColor="accent1" w:themeShade="BF"/>
          <w:sz w:val="22"/>
          <w:szCs w:val="22"/>
        </w:rPr>
      </w:pPr>
      <w:bookmarkStart w:id="10" w:name="_Toc468086044"/>
      <w:bookmarkStart w:id="11" w:name="_Toc497727741"/>
      <w:bookmarkStart w:id="12" w:name="_Toc497728154"/>
      <w:bookmarkStart w:id="13" w:name="_Toc497896536"/>
      <w:bookmarkStart w:id="14" w:name="_Toc497896627"/>
      <w:bookmarkStart w:id="15" w:name="_Toc497896684"/>
      <w:bookmarkStart w:id="16" w:name="_Toc307155210"/>
      <w:r w:rsidRPr="00C94498">
        <w:rPr>
          <w:b/>
          <w:color w:val="2E74B5" w:themeColor="accent1" w:themeShade="BF"/>
          <w:sz w:val="22"/>
          <w:szCs w:val="22"/>
        </w:rPr>
        <w:t>Prioridades dos requisitos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1645E799" w14:textId="77777777" w:rsidR="00DD08E1" w:rsidRPr="00C94498" w:rsidRDefault="00DD08E1" w:rsidP="00FD3F9A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 xml:space="preserve">Para estabelecer a prioridade dos requisitos, foram adotadas as denominações “essencial”, “importante” e “desejável”. </w:t>
      </w:r>
    </w:p>
    <w:p w14:paraId="12D285D8" w14:textId="77777777" w:rsidR="00DD08E1" w:rsidRPr="00C94498" w:rsidRDefault="00DD08E1" w:rsidP="00EB53C4">
      <w:pPr>
        <w:pStyle w:val="P2"/>
        <w:numPr>
          <w:ilvl w:val="0"/>
          <w:numId w:val="22"/>
        </w:numPr>
        <w:rPr>
          <w:color w:val="2E74B5" w:themeColor="accent1" w:themeShade="BF"/>
        </w:rPr>
      </w:pPr>
      <w:r w:rsidRPr="00C94498">
        <w:rPr>
          <w:b/>
          <w:color w:val="2E74B5" w:themeColor="accent1" w:themeShade="BF"/>
        </w:rPr>
        <w:t>Essencial</w:t>
      </w:r>
      <w:r w:rsidRPr="00C94498">
        <w:rPr>
          <w:color w:val="2E74B5" w:themeColor="accent1" w:themeShade="BF"/>
        </w:rPr>
        <w:t xml:space="preserve"> é o requisito sem o qual o sistema não entra em funcionamento. Requisitos essenciais são requisitos imprescindíveis, que têm que ser implementados impreterivelmente.</w:t>
      </w:r>
    </w:p>
    <w:p w14:paraId="316557DB" w14:textId="77777777" w:rsidR="00DD08E1" w:rsidRPr="00C94498" w:rsidRDefault="00DD08E1" w:rsidP="00EB53C4">
      <w:pPr>
        <w:pStyle w:val="P2"/>
        <w:numPr>
          <w:ilvl w:val="0"/>
          <w:numId w:val="22"/>
        </w:numPr>
        <w:rPr>
          <w:color w:val="2E74B5" w:themeColor="accent1" w:themeShade="BF"/>
        </w:rPr>
      </w:pPr>
      <w:r w:rsidRPr="00C94498">
        <w:rPr>
          <w:b/>
          <w:color w:val="2E74B5" w:themeColor="accent1" w:themeShade="BF"/>
        </w:rPr>
        <w:t>Importante</w:t>
      </w:r>
      <w:r w:rsidRPr="00C94498">
        <w:rPr>
          <w:color w:val="2E74B5" w:themeColor="accent1" w:themeShade="BF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17E842BB" w14:textId="77777777" w:rsidR="00DD08E1" w:rsidRPr="00C94498" w:rsidRDefault="00DD08E1" w:rsidP="00EB53C4">
      <w:pPr>
        <w:pStyle w:val="P2"/>
        <w:numPr>
          <w:ilvl w:val="0"/>
          <w:numId w:val="22"/>
        </w:numPr>
        <w:rPr>
          <w:color w:val="2E74B5" w:themeColor="accent1" w:themeShade="BF"/>
        </w:rPr>
      </w:pPr>
      <w:r w:rsidRPr="00C94498">
        <w:rPr>
          <w:b/>
          <w:color w:val="2E74B5" w:themeColor="accent1" w:themeShade="BF"/>
        </w:rPr>
        <w:t>Desejável</w:t>
      </w:r>
      <w:r w:rsidRPr="00C94498">
        <w:rPr>
          <w:color w:val="2E74B5" w:themeColor="accent1" w:themeShade="BF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4454AF10" w14:textId="77777777" w:rsidR="00DD08E1" w:rsidRDefault="00DD08E1" w:rsidP="00FD3F9A">
      <w:pPr>
        <w:pStyle w:val="Titulo1"/>
        <w:numPr>
          <w:ilvl w:val="0"/>
          <w:numId w:val="0"/>
        </w:numPr>
        <w:rPr>
          <w:highlight w:val="yellow"/>
          <w:lang w:val="pt-BR"/>
        </w:rPr>
      </w:pPr>
    </w:p>
    <w:p w14:paraId="7FCCDC50" w14:textId="77777777" w:rsidR="00F70A6F" w:rsidRPr="008D3415" w:rsidRDefault="00F70A6F" w:rsidP="00FD3F9A">
      <w:pPr>
        <w:pStyle w:val="Titulo1"/>
        <w:numPr>
          <w:ilvl w:val="0"/>
          <w:numId w:val="0"/>
        </w:numPr>
        <w:rPr>
          <w:highlight w:val="yellow"/>
          <w:lang w:val="pt-BR"/>
        </w:rPr>
      </w:pPr>
    </w:p>
    <w:p w14:paraId="712CF1A7" w14:textId="77777777" w:rsidR="00081EC4" w:rsidRPr="00FD3F9A" w:rsidRDefault="00081EC4" w:rsidP="00EB53C4">
      <w:pPr>
        <w:pStyle w:val="Titulo2"/>
        <w:numPr>
          <w:ilvl w:val="0"/>
          <w:numId w:val="23"/>
        </w:numPr>
        <w:rPr>
          <w:lang w:val="pt-BR"/>
        </w:rPr>
      </w:pPr>
      <w:bookmarkStart w:id="17" w:name="_Toc49378738"/>
      <w:r w:rsidRPr="00FD3F9A">
        <w:rPr>
          <w:lang w:val="pt-BR"/>
        </w:rPr>
        <w:t>Requisitos Funcionais</w:t>
      </w:r>
      <w:bookmarkEnd w:id="17"/>
    </w:p>
    <w:p w14:paraId="75321797" w14:textId="77777777" w:rsidR="00BB4584" w:rsidRPr="007022DE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  <w:r w:rsidRPr="007022DE">
        <w:rPr>
          <w:rFonts w:cs="Arial"/>
          <w:color w:val="auto"/>
          <w:sz w:val="18"/>
          <w:szCs w:val="18"/>
          <w:lang w:val="pt-BR"/>
        </w:rPr>
        <w:t>[RF001]</w:t>
      </w:r>
      <w:r w:rsidRPr="007022DE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7022DE">
        <w:rPr>
          <w:rFonts w:cs="Arial"/>
          <w:color w:val="auto"/>
          <w:sz w:val="18"/>
          <w:szCs w:val="18"/>
          <w:lang w:val="pt-BR"/>
        </w:rPr>
        <w:t>–</w:t>
      </w:r>
      <w:r w:rsidRPr="007022DE">
        <w:rPr>
          <w:rFonts w:cs="Arial"/>
          <w:color w:val="auto"/>
          <w:spacing w:val="9"/>
          <w:sz w:val="18"/>
          <w:szCs w:val="18"/>
          <w:lang w:val="pt-BR"/>
        </w:rPr>
        <w:t xml:space="preserve"> </w:t>
      </w:r>
      <w:r w:rsidRPr="007022DE">
        <w:rPr>
          <w:rFonts w:cs="Arial"/>
          <w:color w:val="auto"/>
          <w:sz w:val="18"/>
          <w:szCs w:val="18"/>
          <w:lang w:val="pt-BR"/>
        </w:rPr>
        <w:t>Solicitar</w:t>
      </w:r>
      <w:r w:rsidRPr="007022DE">
        <w:rPr>
          <w:rFonts w:cs="Arial"/>
          <w:color w:val="auto"/>
          <w:spacing w:val="9"/>
          <w:sz w:val="18"/>
          <w:szCs w:val="18"/>
          <w:lang w:val="pt-BR"/>
        </w:rPr>
        <w:t xml:space="preserve"> </w:t>
      </w:r>
      <w:r w:rsidRPr="007022DE">
        <w:rPr>
          <w:rFonts w:cs="Arial"/>
          <w:color w:val="auto"/>
          <w:sz w:val="18"/>
          <w:szCs w:val="18"/>
          <w:lang w:val="pt-BR"/>
        </w:rPr>
        <w:t>pronto</w:t>
      </w:r>
      <w:r w:rsidRPr="007022DE">
        <w:rPr>
          <w:rFonts w:cs="Arial"/>
          <w:color w:val="auto"/>
          <w:spacing w:val="11"/>
          <w:sz w:val="18"/>
          <w:szCs w:val="18"/>
          <w:lang w:val="pt-BR"/>
        </w:rPr>
        <w:t xml:space="preserve"> </w:t>
      </w:r>
      <w:r w:rsidRPr="007022DE">
        <w:rPr>
          <w:rFonts w:cs="Arial"/>
          <w:color w:val="auto"/>
          <w:sz w:val="18"/>
          <w:szCs w:val="18"/>
          <w:lang w:val="pt-BR"/>
        </w:rPr>
        <w:t>atendimento</w:t>
      </w:r>
    </w:p>
    <w:p w14:paraId="1DBFF577" w14:textId="77777777" w:rsidR="00BB4584" w:rsidRPr="007022DE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7DCCA0A5" w14:textId="77777777" w:rsidTr="00D27E70">
        <w:tc>
          <w:tcPr>
            <w:tcW w:w="1809" w:type="dxa"/>
          </w:tcPr>
          <w:p w14:paraId="6838A893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60A80124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2840B7F1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55DD67AD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29DF2A7F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716E0B06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25A9CA8F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2E3BCBD5" w14:textId="77777777" w:rsidR="00BB4584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p w14:paraId="470787D0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O aluno pode solicitar o atendimento de um professor. Esse atendimento é realizado via</w:t>
      </w:r>
      <w:r w:rsidRPr="007A3A66">
        <w:rPr>
          <w:rFonts w:cs="Arial"/>
          <w:b w:val="0"/>
          <w:bCs/>
          <w:color w:val="auto"/>
          <w:spacing w:val="-61"/>
          <w:sz w:val="18"/>
          <w:szCs w:val="18"/>
          <w:lang w:val="pt-BR"/>
        </w:rPr>
        <w:t xml:space="preserve">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chamada</w:t>
      </w:r>
      <w:r w:rsidRPr="007A3A66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de</w:t>
      </w:r>
      <w:r w:rsidRPr="007A3A66">
        <w:rPr>
          <w:rFonts w:cs="Arial"/>
          <w:b w:val="0"/>
          <w:bCs/>
          <w:color w:val="auto"/>
          <w:spacing w:val="4"/>
          <w:sz w:val="18"/>
          <w:szCs w:val="18"/>
          <w:lang w:val="pt-BR"/>
        </w:rPr>
        <w:t xml:space="preserve">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áudio</w:t>
      </w:r>
      <w:r w:rsidRPr="007A3A66">
        <w:rPr>
          <w:rFonts w:cs="Arial"/>
          <w:b w:val="0"/>
          <w:bCs/>
          <w:color w:val="auto"/>
          <w:spacing w:val="4"/>
          <w:sz w:val="18"/>
          <w:szCs w:val="18"/>
          <w:lang w:val="pt-BR"/>
        </w:rPr>
        <w:t>,</w:t>
      </w:r>
      <w:r w:rsidRPr="007A3A66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vídeo e/ou chat, todas as opções utilizando o Jitsi.</w:t>
      </w:r>
    </w:p>
    <w:p w14:paraId="06F223D0" w14:textId="77777777" w:rsidR="00BB4584" w:rsidRDefault="00BB4584" w:rsidP="00BB4584">
      <w:pPr>
        <w:pStyle w:val="Corpodetex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12548F99" w14:textId="77777777" w:rsidR="00BB4584" w:rsidRPr="009803C5" w:rsidRDefault="00BB4584" w:rsidP="00BB4584">
      <w:pPr>
        <w:pStyle w:val="Corpodetexto"/>
        <w:spacing w:line="381" w:lineRule="au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51159A6D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>[RF002] – Gerar questionario de pré atendimento</w:t>
      </w:r>
    </w:p>
    <w:p w14:paraId="44D22A21" w14:textId="77777777" w:rsidR="00BB4584" w:rsidRPr="007A3A66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3C706C69" w14:textId="77777777" w:rsidTr="00D27E70">
        <w:tc>
          <w:tcPr>
            <w:tcW w:w="1809" w:type="dxa"/>
          </w:tcPr>
          <w:p w14:paraId="4DA7085B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1BF87921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264BBA4F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423741F0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5CE97AD6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041A5E1B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0298D6AD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3FFBCF83" w14:textId="77777777" w:rsidR="00BB4584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p w14:paraId="3A54BD7D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É gerado um questionário de pré atendimento. Esse questionário tem o objetivo de identificar o corpo de estudos que o aluno possui dúvida e redirecionar o aluno para a fila de atendimento mais adequada. O questionário contará com 3 campos combo e um de digitação livre. 1 – Selecione o campo de estudo (Humanas, Exatas ou Biológicas) / 2 – Selecione o período escolar: / 3 – Selecione a matéria / Especifique brevemente a dúvida. As opções dos campos combos se modificarão de acordo com a opção escolhida em seu nível superior</w:t>
      </w:r>
      <w:r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5FF649A3" w14:textId="77777777" w:rsidR="00BB4584" w:rsidRDefault="00BB4584" w:rsidP="00BB4584">
      <w:pPr>
        <w:pStyle w:val="Corpodetex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0673DB45" w14:textId="77777777" w:rsidR="00BB4584" w:rsidRPr="009803C5" w:rsidRDefault="00BB4584" w:rsidP="00BB4584">
      <w:pPr>
        <w:pStyle w:val="Corpodetexto"/>
        <w:spacing w:line="381" w:lineRule="au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25AF8C82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color w:val="auto"/>
          <w:sz w:val="18"/>
          <w:szCs w:val="18"/>
          <w:lang w:val="pt-BR"/>
        </w:rPr>
      </w:pPr>
      <w:r w:rsidRPr="00F13E69">
        <w:rPr>
          <w:rFonts w:cs="Arial"/>
          <w:color w:val="auto"/>
          <w:sz w:val="18"/>
          <w:szCs w:val="18"/>
          <w:lang w:val="pt-BR"/>
        </w:rPr>
        <w:t>[RF003] – Gerar fila de atendimento</w:t>
      </w:r>
    </w:p>
    <w:p w14:paraId="5AAE11AB" w14:textId="77777777" w:rsidR="00BB4584" w:rsidRPr="00F13E69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2CDADAD4" w14:textId="77777777" w:rsidTr="00D27E70">
        <w:tc>
          <w:tcPr>
            <w:tcW w:w="1809" w:type="dxa"/>
          </w:tcPr>
          <w:p w14:paraId="62E8C109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16425009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090533FA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27A7B4F8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67D65BF1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25922231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72366C04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6309B6C7" w14:textId="77777777" w:rsidR="00BB4584" w:rsidRPr="00F13E69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p w14:paraId="06B5E03D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O aluno é alocado em uma fila de espera para aguardar o seu atendimento. Esta fila é formada em ordem de chegada, não podendo haver mudança. Ou seja, a partir do momento que o professor se coloca online para realizar o plantão de dúvidas, sua fila começa a ser gerada de acordo com a ordem de chagada dos alunos. O aluno poderá deixar a plataforma em segundo plano e será notificado quando for sua vez.</w:t>
      </w:r>
    </w:p>
    <w:p w14:paraId="0A6845E0" w14:textId="77777777" w:rsidR="00BB4584" w:rsidRPr="002824F3" w:rsidRDefault="00BB4584" w:rsidP="00BB4584">
      <w:pPr>
        <w:pStyle w:val="Corpodetex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5D4D6150" w14:textId="77777777" w:rsidR="00BB4584" w:rsidRPr="002824F3" w:rsidRDefault="00BB4584" w:rsidP="00BB4584">
      <w:pPr>
        <w:pStyle w:val="Corpodetex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7C9B2A14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color w:val="auto"/>
          <w:sz w:val="18"/>
          <w:szCs w:val="18"/>
          <w:lang w:val="pt-BR"/>
        </w:rPr>
      </w:pPr>
      <w:r w:rsidRPr="002824F3">
        <w:rPr>
          <w:rFonts w:cs="Arial"/>
          <w:color w:val="auto"/>
          <w:sz w:val="18"/>
          <w:szCs w:val="18"/>
          <w:lang w:val="pt-BR"/>
        </w:rPr>
        <w:t>[RF004]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–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Visualizar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fila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de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espera</w:t>
      </w:r>
    </w:p>
    <w:p w14:paraId="67AA304F" w14:textId="77777777" w:rsidR="00BB4584" w:rsidRPr="002824F3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63B9D267" w14:textId="77777777" w:rsidTr="00D27E70">
        <w:tc>
          <w:tcPr>
            <w:tcW w:w="1809" w:type="dxa"/>
          </w:tcPr>
          <w:p w14:paraId="070C2809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786892DE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5ED7584A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066302A7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1F696622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297FF94D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2D8BB55F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6AC9B1E6" w14:textId="77777777" w:rsidR="00BB4584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p w14:paraId="56BAC7C1" w14:textId="77777777" w:rsidR="00BB4584" w:rsidRPr="000346AB" w:rsidRDefault="00BB4584" w:rsidP="00BB4584">
      <w:pPr>
        <w:pStyle w:val="Corpodetexto"/>
        <w:spacing w:line="381" w:lineRule="au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 xml:space="preserve">O professor, a partir do momento que se colocar online para atendimento e receber solicitações, poderá ver sua fila. A cada nova solicitação, haverá um botão de “Aceitar” e outro de “Recusar” a entrada do aluno na fila. O aluno com solitação pendente ficará aguardando aprovação por 3 minutos, após 3 minutos ele poderá ser realocado. </w:t>
      </w:r>
    </w:p>
    <w:p w14:paraId="568E130D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>Na tela também haverá um botão “Encerrar”, que significará que o professor encerrará seus atendimentos, e todos os alunos que estiverem na fila em solicitação pendente, serão realocados. Caso na fila encerrada ainda haja alunos aprovados a serem atendidos, virá um alerta de “Ainda há alunos a serem atendidos, deseja encerrar mesmo assim?”, se o professor escolher “Sim”, terá que escrever uma justificativa para estes alunos que ficaram aguardando, estes alunos serão realocados também</w:t>
      </w:r>
      <w:r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237DAEB2" w14:textId="77777777" w:rsidR="00BB4584" w:rsidRPr="007A3A66" w:rsidRDefault="00BB4584" w:rsidP="00BB4584">
      <w:pPr>
        <w:pStyle w:val="Corpodetexto"/>
        <w:spacing w:line="381" w:lineRule="auto"/>
        <w:ind w:left="708" w:right="131"/>
        <w:rPr>
          <w:rFonts w:cs="Arial"/>
          <w:color w:val="auto"/>
          <w:sz w:val="24"/>
          <w:szCs w:val="24"/>
          <w:lang w:val="pt-BR"/>
        </w:rPr>
      </w:pPr>
    </w:p>
    <w:p w14:paraId="27A39564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color w:val="auto"/>
          <w:sz w:val="18"/>
          <w:szCs w:val="18"/>
          <w:lang w:val="pt-BR"/>
        </w:rPr>
      </w:pPr>
      <w:r w:rsidRPr="000346AB">
        <w:rPr>
          <w:rFonts w:cs="Arial"/>
          <w:color w:val="auto"/>
          <w:sz w:val="18"/>
          <w:szCs w:val="18"/>
          <w:lang w:val="pt-BR"/>
        </w:rPr>
        <w:t>[RF005] – Pesquisar e ingressar em grupos de estudos</w:t>
      </w:r>
    </w:p>
    <w:p w14:paraId="49A6F60B" w14:textId="77777777" w:rsidR="00BB4584" w:rsidRPr="000346AB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561A0793" w14:textId="77777777" w:rsidTr="00D27E70">
        <w:tc>
          <w:tcPr>
            <w:tcW w:w="1809" w:type="dxa"/>
          </w:tcPr>
          <w:p w14:paraId="2539E03C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385C2847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4281F466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0E89C746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56AE7037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7D13D920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7D7D9715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3FA1717D" w14:textId="77777777" w:rsidR="00BB4584" w:rsidRDefault="00BB4584" w:rsidP="00BB4584">
      <w:pPr>
        <w:pStyle w:val="Corpodetexto"/>
        <w:ind w:left="708" w:right="131"/>
        <w:rPr>
          <w:rFonts w:cs="Arial"/>
          <w:color w:val="auto"/>
          <w:sz w:val="18"/>
          <w:szCs w:val="18"/>
          <w:lang w:val="pt-BR"/>
        </w:rPr>
      </w:pPr>
    </w:p>
    <w:p w14:paraId="2F8B8F25" w14:textId="77777777" w:rsidR="00BB4584" w:rsidRDefault="00BB4584" w:rsidP="00BB4584">
      <w:pPr>
        <w:pStyle w:val="Corpodetexto"/>
        <w:spacing w:line="381" w:lineRule="au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>O aluno poderá pesquisar e ingressar nos grupos de estudo de seu interesse e que ainda possuem capacidade para que ele entre. A pesquisa por grupos será feita num campo de busca, onde o usuário poderá pesquisar por nome de grupo. Os grupos consistem em chamadas Jitsi com capacidade para até 10 alunos, e sem limitação para professores.</w:t>
      </w:r>
    </w:p>
    <w:p w14:paraId="17FF43E7" w14:textId="77777777" w:rsidR="00BB4584" w:rsidRDefault="00BB4584" w:rsidP="00BB4584">
      <w:pPr>
        <w:pStyle w:val="Corpodetex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36DCB701" w14:textId="77777777" w:rsidR="00BB4584" w:rsidRPr="009803C5" w:rsidRDefault="00BB4584" w:rsidP="00BB4584">
      <w:pPr>
        <w:pStyle w:val="Corpodetexto"/>
        <w:ind w:left="708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4C658325" w14:textId="77777777" w:rsidR="00BB4584" w:rsidRDefault="00BB4584" w:rsidP="00BB4584">
      <w:pPr>
        <w:pStyle w:val="Corpodetexto"/>
        <w:spacing w:line="360" w:lineRule="auto"/>
        <w:ind w:left="708"/>
        <w:rPr>
          <w:rFonts w:cs="Arial"/>
          <w:color w:val="auto"/>
          <w:sz w:val="18"/>
          <w:szCs w:val="18"/>
          <w:lang w:val="pt-BR"/>
        </w:rPr>
      </w:pPr>
      <w:r w:rsidRPr="00C833A5">
        <w:rPr>
          <w:rFonts w:cs="Arial"/>
          <w:color w:val="auto"/>
          <w:sz w:val="18"/>
          <w:szCs w:val="18"/>
          <w:lang w:val="pt-BR"/>
        </w:rPr>
        <w:t>[RF006] – Criar grupo de estudos</w:t>
      </w:r>
    </w:p>
    <w:p w14:paraId="6D64FDDA" w14:textId="77777777" w:rsidR="00BB4584" w:rsidRPr="009B105F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55FA4773" w14:textId="77777777" w:rsidTr="00D27E70">
        <w:tc>
          <w:tcPr>
            <w:tcW w:w="1809" w:type="dxa"/>
          </w:tcPr>
          <w:p w14:paraId="566B851C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75DE792E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72DBDD22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77BF5244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01C3F0B8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54F6799E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0EA473C7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7D93DC6B" w14:textId="77777777" w:rsidR="00BB4584" w:rsidRDefault="00BB4584" w:rsidP="00BB4584">
      <w:pPr>
        <w:pStyle w:val="Corpodetexto"/>
        <w:tabs>
          <w:tab w:val="left" w:pos="1791"/>
          <w:tab w:val="left" w:pos="2814"/>
          <w:tab w:val="left" w:pos="3751"/>
          <w:tab w:val="left" w:pos="4926"/>
          <w:tab w:val="left" w:pos="5920"/>
          <w:tab w:val="left" w:pos="6429"/>
          <w:tab w:val="left" w:pos="7498"/>
          <w:tab w:val="left" w:pos="8544"/>
        </w:tabs>
        <w:ind w:left="708" w:right="125"/>
        <w:rPr>
          <w:rFonts w:cs="Arial"/>
          <w:color w:val="auto"/>
          <w:sz w:val="18"/>
          <w:szCs w:val="18"/>
          <w:lang w:val="pt-BR"/>
        </w:rPr>
      </w:pPr>
    </w:p>
    <w:p w14:paraId="2C7BE650" w14:textId="77777777" w:rsidR="00BB4584" w:rsidRDefault="00BB4584" w:rsidP="00BB4584">
      <w:pPr>
        <w:pStyle w:val="Corpodetexto"/>
        <w:tabs>
          <w:tab w:val="left" w:pos="1791"/>
          <w:tab w:val="left" w:pos="2814"/>
          <w:tab w:val="left" w:pos="3751"/>
          <w:tab w:val="left" w:pos="4926"/>
          <w:tab w:val="left" w:pos="5920"/>
          <w:tab w:val="left" w:pos="6429"/>
          <w:tab w:val="left" w:pos="7498"/>
          <w:tab w:val="left" w:pos="8544"/>
        </w:tabs>
        <w:spacing w:line="381" w:lineRule="auto"/>
        <w:ind w:left="708" w:right="125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C833A5">
        <w:rPr>
          <w:rFonts w:cs="Arial"/>
          <w:b w:val="0"/>
          <w:bCs/>
          <w:color w:val="auto"/>
          <w:sz w:val="18"/>
          <w:szCs w:val="18"/>
          <w:lang w:val="pt-BR"/>
        </w:rPr>
        <w:t>Caso o aluno não encontre um grupo do tema desejado, ele poderá criar um grupo de estudos novo a partir do botão “Criar novo grupo”. Professores também podem criar grupos de estudos. Nestes grupos de estudos haverá limite de 10 alunos por grupos, e não haverá limitação para professores.</w:t>
      </w:r>
    </w:p>
    <w:p w14:paraId="283F6534" w14:textId="77777777" w:rsidR="00BB4584" w:rsidRDefault="00BB4584" w:rsidP="00BB4584">
      <w:pPr>
        <w:pStyle w:val="Corpodetexto"/>
        <w:tabs>
          <w:tab w:val="left" w:pos="1791"/>
          <w:tab w:val="left" w:pos="2814"/>
          <w:tab w:val="left" w:pos="3751"/>
          <w:tab w:val="left" w:pos="4926"/>
          <w:tab w:val="left" w:pos="5920"/>
          <w:tab w:val="left" w:pos="6429"/>
          <w:tab w:val="left" w:pos="7498"/>
          <w:tab w:val="left" w:pos="8544"/>
        </w:tabs>
        <w:ind w:left="708" w:right="125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231A4313" w14:textId="77777777" w:rsidR="00BB4584" w:rsidRPr="009803C5" w:rsidRDefault="00BB4584" w:rsidP="00BB4584">
      <w:pPr>
        <w:pStyle w:val="Corpodetexto"/>
        <w:tabs>
          <w:tab w:val="left" w:pos="1791"/>
          <w:tab w:val="left" w:pos="2814"/>
          <w:tab w:val="left" w:pos="3751"/>
          <w:tab w:val="left" w:pos="4926"/>
          <w:tab w:val="left" w:pos="5920"/>
          <w:tab w:val="left" w:pos="6429"/>
          <w:tab w:val="left" w:pos="7498"/>
          <w:tab w:val="left" w:pos="8544"/>
        </w:tabs>
        <w:ind w:left="708" w:right="125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418BF8CF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  <w:r w:rsidRPr="0056763E">
        <w:rPr>
          <w:rFonts w:cs="Arial"/>
          <w:color w:val="auto"/>
          <w:sz w:val="18"/>
          <w:szCs w:val="18"/>
        </w:rPr>
        <w:t>[RF007] – Obter selos</w:t>
      </w:r>
    </w:p>
    <w:p w14:paraId="31D4ECED" w14:textId="77777777" w:rsidR="00BB4584" w:rsidRPr="0056763E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34E76315" w14:textId="77777777" w:rsidTr="00D27E70">
        <w:tc>
          <w:tcPr>
            <w:tcW w:w="1809" w:type="dxa"/>
          </w:tcPr>
          <w:p w14:paraId="5091FDC3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0BC10E7D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0855936D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5605710C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29CEB8E5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7A97F35E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3260569C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2BD0F040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099D9601" w14:textId="77777777" w:rsidR="00BB4584" w:rsidRDefault="00BB4584" w:rsidP="00BB4584">
      <w:pPr>
        <w:pStyle w:val="Corpodetexto"/>
        <w:spacing w:line="360" w:lineRule="au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56763E">
        <w:rPr>
          <w:rFonts w:cs="Arial"/>
          <w:b w:val="0"/>
          <w:bCs/>
          <w:color w:val="auto"/>
          <w:sz w:val="18"/>
          <w:szCs w:val="18"/>
          <w:lang w:val="pt-BR"/>
        </w:rPr>
        <w:t>Ao alcançar metas os professores receberão selos como gratificação. Os selos serão como “insígnias” que os professores receberão após cumprir algumas metas.</w:t>
      </w:r>
    </w:p>
    <w:p w14:paraId="7D90542A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24F9CB1E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1DF1FB1E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  <w:r w:rsidRPr="00CF050B">
        <w:rPr>
          <w:rFonts w:cs="Arial"/>
          <w:color w:val="auto"/>
          <w:sz w:val="18"/>
          <w:szCs w:val="18"/>
          <w:lang w:val="pt-BR"/>
        </w:rPr>
        <w:t>[RF008] – Atribuir tipo de conta</w:t>
      </w:r>
    </w:p>
    <w:p w14:paraId="673B70BB" w14:textId="77777777" w:rsidR="00BB4584" w:rsidRPr="00CF050B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7065D5ED" w14:textId="77777777" w:rsidTr="00D27E70">
        <w:tc>
          <w:tcPr>
            <w:tcW w:w="1809" w:type="dxa"/>
          </w:tcPr>
          <w:p w14:paraId="6E60B708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0F5AACD7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24A55C32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76CEA475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7088027B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2CD40AC4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5DADD233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0DCCD86A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069722F8" w14:textId="77777777" w:rsidR="00BB4584" w:rsidRDefault="00BB4584" w:rsidP="00BB4584">
      <w:pPr>
        <w:pStyle w:val="Corpodetexto"/>
        <w:spacing w:line="381" w:lineRule="au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56763E">
        <w:rPr>
          <w:rFonts w:cs="Arial"/>
          <w:b w:val="0"/>
          <w:bCs/>
          <w:color w:val="auto"/>
          <w:sz w:val="18"/>
          <w:szCs w:val="18"/>
          <w:lang w:val="pt-BR"/>
        </w:rPr>
        <w:t>Todo usuário passará pelo mesmo cadastro, e a princípio entrará com perfil aluno. No entanto, no cadastro haverá a opção de escolher se há interesse em ser professor na plataforma, caso esta opção seja selecionada, o usuário terá que preencher suas referências acadêmicas, dessa forma, o perfil será encaminhado para avaliação e possível aprovação do administrador. Caso o administrador aprove, ele fará a mudança do tipo de perfil do usuário atribuindo-lhe permissões de professo</w:t>
      </w:r>
      <w:r>
        <w:rPr>
          <w:rFonts w:cs="Arial"/>
          <w:b w:val="0"/>
          <w:bCs/>
          <w:color w:val="auto"/>
          <w:sz w:val="18"/>
          <w:szCs w:val="18"/>
          <w:lang w:val="pt-BR"/>
        </w:rPr>
        <w:t>r.</w:t>
      </w:r>
    </w:p>
    <w:p w14:paraId="7FC9651E" w14:textId="194CBC51" w:rsidR="00BB4584" w:rsidRDefault="00BB4584" w:rsidP="00BB4584">
      <w:pPr>
        <w:pStyle w:val="Corpodetex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2FE11F02" w14:textId="77777777" w:rsidR="00BB4584" w:rsidRPr="003C508E" w:rsidRDefault="00BB4584" w:rsidP="00BB4584">
      <w:pPr>
        <w:pStyle w:val="Corpodetex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6C391A5F" w14:textId="77777777" w:rsidR="00BB4584" w:rsidRDefault="00BB4584" w:rsidP="00BB4584">
      <w:pPr>
        <w:pStyle w:val="Corpodetexto"/>
        <w:ind w:left="708"/>
        <w:rPr>
          <w:rFonts w:cs="Arial"/>
          <w:color w:val="auto"/>
          <w:w w:val="105"/>
          <w:sz w:val="18"/>
          <w:szCs w:val="18"/>
        </w:rPr>
      </w:pPr>
      <w:r w:rsidRPr="00C449E5">
        <w:rPr>
          <w:rFonts w:cs="Arial"/>
          <w:color w:val="auto"/>
          <w:w w:val="105"/>
          <w:sz w:val="18"/>
          <w:szCs w:val="18"/>
        </w:rPr>
        <w:t>[RF009]</w:t>
      </w:r>
      <w:r w:rsidRPr="00C449E5">
        <w:rPr>
          <w:rFonts w:cs="Arial"/>
          <w:color w:val="auto"/>
          <w:spacing w:val="-16"/>
          <w:w w:val="105"/>
          <w:sz w:val="18"/>
          <w:szCs w:val="18"/>
        </w:rPr>
        <w:t xml:space="preserve"> </w:t>
      </w:r>
      <w:r w:rsidRPr="00C449E5">
        <w:rPr>
          <w:rFonts w:cs="Arial"/>
          <w:color w:val="auto"/>
          <w:w w:val="105"/>
          <w:sz w:val="18"/>
          <w:szCs w:val="18"/>
        </w:rPr>
        <w:t>–</w:t>
      </w:r>
      <w:r w:rsidRPr="00C449E5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r w:rsidRPr="00C449E5">
        <w:rPr>
          <w:rFonts w:cs="Arial"/>
          <w:color w:val="auto"/>
          <w:w w:val="105"/>
          <w:sz w:val="18"/>
          <w:szCs w:val="18"/>
        </w:rPr>
        <w:t>Manter</w:t>
      </w:r>
      <w:r w:rsidRPr="00C449E5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r w:rsidRPr="00C449E5">
        <w:rPr>
          <w:rFonts w:cs="Arial"/>
          <w:color w:val="auto"/>
          <w:w w:val="105"/>
          <w:sz w:val="18"/>
          <w:szCs w:val="18"/>
        </w:rPr>
        <w:t>contas</w:t>
      </w:r>
    </w:p>
    <w:p w14:paraId="65B58CB2" w14:textId="77777777" w:rsidR="00BB4584" w:rsidRPr="00C449E5" w:rsidRDefault="00BB4584" w:rsidP="00BB4584">
      <w:pPr>
        <w:pStyle w:val="Corpodetexto"/>
        <w:ind w:left="708"/>
        <w:rPr>
          <w:rFonts w:cs="Arial"/>
          <w:color w:val="auto"/>
          <w:w w:val="105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68BE7D8A" w14:textId="77777777" w:rsidTr="00D27E70">
        <w:tc>
          <w:tcPr>
            <w:tcW w:w="1809" w:type="dxa"/>
          </w:tcPr>
          <w:p w14:paraId="00E36EF2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3023EB11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6CFDCB02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5F61FD47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4D3E8474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726C330D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3BEF5C8E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6EE2FBAF" w14:textId="77777777" w:rsidR="00BB4584" w:rsidRDefault="00BB4584" w:rsidP="00BB4584">
      <w:pPr>
        <w:pStyle w:val="Corpodetexto"/>
        <w:ind w:left="708" w:right="129"/>
        <w:rPr>
          <w:rFonts w:cs="Arial"/>
          <w:color w:val="auto"/>
          <w:sz w:val="18"/>
          <w:szCs w:val="18"/>
          <w:lang w:val="pt-BR"/>
        </w:rPr>
      </w:pPr>
    </w:p>
    <w:p w14:paraId="14DE5FA3" w14:textId="77777777" w:rsidR="00BB4584" w:rsidRPr="003C508E" w:rsidRDefault="00BB4584" w:rsidP="00BB4584">
      <w:pPr>
        <w:pStyle w:val="Corpodetexto"/>
        <w:spacing w:line="381" w:lineRule="auto"/>
        <w:ind w:left="708" w:right="129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 requisito tem como objetivo manter as contas de usuário, sejam elas de aluno,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professor ou administrativo. Alguns dados delas são: nome, data de nascimento, tipo de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conta, e-mail,</w:t>
      </w:r>
      <w:r w:rsidRPr="003C508E">
        <w:rPr>
          <w:rFonts w:cs="Arial"/>
          <w:b w:val="0"/>
          <w:bCs/>
          <w:color w:val="auto"/>
          <w:spacing w:val="3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senha</w:t>
      </w:r>
    </w:p>
    <w:p w14:paraId="3207BBD2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6DBD2554" w14:textId="77777777" w:rsidR="00BB4584" w:rsidRPr="007A3A66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0C4DF0A5" w14:textId="77777777" w:rsidR="00BB4584" w:rsidRDefault="00BB4584" w:rsidP="00BB4584">
      <w:pPr>
        <w:pStyle w:val="Corpodetexto"/>
        <w:ind w:left="708"/>
        <w:rPr>
          <w:rFonts w:cs="Arial"/>
          <w:color w:val="auto"/>
          <w:w w:val="105"/>
          <w:sz w:val="18"/>
          <w:szCs w:val="18"/>
        </w:rPr>
      </w:pPr>
      <w:r w:rsidRPr="003C508E">
        <w:rPr>
          <w:rFonts w:cs="Arial"/>
          <w:color w:val="auto"/>
          <w:w w:val="105"/>
          <w:sz w:val="18"/>
          <w:szCs w:val="18"/>
        </w:rPr>
        <w:t>[RF010]</w:t>
      </w:r>
      <w:r w:rsidRPr="003C508E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r w:rsidRPr="003C508E">
        <w:rPr>
          <w:rFonts w:cs="Arial"/>
          <w:color w:val="auto"/>
          <w:w w:val="105"/>
          <w:sz w:val="18"/>
          <w:szCs w:val="18"/>
        </w:rPr>
        <w:t>–</w:t>
      </w:r>
      <w:r w:rsidRPr="003C508E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r w:rsidRPr="003C508E">
        <w:rPr>
          <w:rFonts w:cs="Arial"/>
          <w:color w:val="auto"/>
          <w:w w:val="105"/>
          <w:sz w:val="18"/>
          <w:szCs w:val="18"/>
        </w:rPr>
        <w:t>Manter</w:t>
      </w:r>
      <w:r w:rsidRPr="003C508E">
        <w:rPr>
          <w:rFonts w:cs="Arial"/>
          <w:color w:val="auto"/>
          <w:spacing w:val="-14"/>
          <w:w w:val="105"/>
          <w:sz w:val="18"/>
          <w:szCs w:val="18"/>
        </w:rPr>
        <w:t xml:space="preserve"> </w:t>
      </w:r>
      <w:r w:rsidRPr="003C508E">
        <w:rPr>
          <w:rFonts w:cs="Arial"/>
          <w:color w:val="auto"/>
          <w:w w:val="105"/>
          <w:sz w:val="18"/>
          <w:szCs w:val="18"/>
        </w:rPr>
        <w:t>selos</w:t>
      </w:r>
    </w:p>
    <w:p w14:paraId="2515976D" w14:textId="77777777" w:rsidR="00BB4584" w:rsidRPr="003C508E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6C2D10D2" w14:textId="77777777" w:rsidTr="00D27E70">
        <w:tc>
          <w:tcPr>
            <w:tcW w:w="1809" w:type="dxa"/>
          </w:tcPr>
          <w:p w14:paraId="485EEDE4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7CD90DA1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2DECD678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71EC9288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1BBE5C8D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70F14B7C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73E9D213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17EB341D" w14:textId="77777777" w:rsidR="00BB4584" w:rsidRDefault="00BB4584" w:rsidP="00BB4584">
      <w:pPr>
        <w:pStyle w:val="Corpodetexto"/>
        <w:ind w:left="708" w:right="107"/>
        <w:rPr>
          <w:rFonts w:cs="Arial"/>
          <w:color w:val="auto"/>
          <w:sz w:val="18"/>
          <w:szCs w:val="18"/>
          <w:lang w:val="pt-BR"/>
        </w:rPr>
      </w:pPr>
    </w:p>
    <w:p w14:paraId="353AFEB3" w14:textId="77777777" w:rsidR="00BB4584" w:rsidRPr="003C508E" w:rsidRDefault="00BB4584" w:rsidP="00BB4584">
      <w:pPr>
        <w:pStyle w:val="Corpodetexto"/>
        <w:spacing w:line="381" w:lineRule="auto"/>
        <w:ind w:left="708" w:right="107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 requisito tem como objetivo manter os selos cadastrados no sistema. De modo que</w:t>
      </w:r>
      <w:r w:rsidRPr="003C508E">
        <w:rPr>
          <w:rFonts w:cs="Arial"/>
          <w:b w:val="0"/>
          <w:bCs/>
          <w:color w:val="auto"/>
          <w:spacing w:val="-6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seja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possível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adicionar novos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selos,</w:t>
      </w:r>
      <w:r w:rsidRPr="003C508E">
        <w:rPr>
          <w:rFonts w:cs="Arial"/>
          <w:b w:val="0"/>
          <w:bCs/>
          <w:color w:val="auto"/>
          <w:spacing w:val="-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atualizá-los ou excluí-los.</w:t>
      </w:r>
    </w:p>
    <w:p w14:paraId="3349DB6A" w14:textId="074A72E3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4E261B7F" w14:textId="77777777" w:rsidR="00BB4584" w:rsidRPr="007A3A66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337348CD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>[RF011]</w:t>
      </w:r>
      <w:r w:rsidRPr="003C508E">
        <w:rPr>
          <w:rFonts w:cs="Arial"/>
          <w:color w:val="auto"/>
          <w:spacing w:val="14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–</w:t>
      </w:r>
      <w:r w:rsidRPr="003C508E">
        <w:rPr>
          <w:rFonts w:cs="Arial"/>
          <w:color w:val="auto"/>
          <w:spacing w:val="14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Compartilhar</w:t>
      </w:r>
      <w:r w:rsidRPr="003C508E">
        <w:rPr>
          <w:rFonts w:cs="Arial"/>
          <w:color w:val="auto"/>
          <w:spacing w:val="14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selos</w:t>
      </w:r>
    </w:p>
    <w:p w14:paraId="68BCAB66" w14:textId="77777777" w:rsidR="00BB4584" w:rsidRPr="003C508E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0F88CEF9" w14:textId="77777777" w:rsidTr="00D27E70">
        <w:tc>
          <w:tcPr>
            <w:tcW w:w="1809" w:type="dxa"/>
          </w:tcPr>
          <w:p w14:paraId="29085A79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40839572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130906D1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5C572F94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17C92EB0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1C10DB53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381" w:type="dxa"/>
          </w:tcPr>
          <w:p w14:paraId="4DBABA45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0E78DB23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4D7B756D" w14:textId="77777777" w:rsidR="00BB4584" w:rsidRPr="007A3A66" w:rsidRDefault="00BB4584" w:rsidP="00BB4584">
      <w:pPr>
        <w:pStyle w:val="Corpodetexto"/>
        <w:spacing w:line="381" w:lineRule="auto"/>
        <w:ind w:left="708"/>
        <w:rPr>
          <w:rFonts w:cs="Arial"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Esse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requisito</w:t>
      </w:r>
      <w:r w:rsidRPr="00637D41">
        <w:rPr>
          <w:rFonts w:cs="Arial"/>
          <w:b w:val="0"/>
          <w:bCs/>
          <w:color w:val="auto"/>
          <w:spacing w:val="2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tem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como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objetivo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</w:t>
      </w:r>
      <w:r w:rsidRPr="00637D41">
        <w:rPr>
          <w:rFonts w:cs="Arial"/>
          <w:b w:val="0"/>
          <w:bCs/>
          <w:color w:val="auto"/>
          <w:spacing w:val="2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compartilhamento</w:t>
      </w:r>
      <w:r w:rsidRPr="00637D41">
        <w:rPr>
          <w:rFonts w:cs="Arial"/>
          <w:b w:val="0"/>
          <w:bCs/>
          <w:color w:val="auto"/>
          <w:spacing w:val="2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dos</w:t>
      </w:r>
      <w:r w:rsidRPr="00637D41">
        <w:rPr>
          <w:rFonts w:cs="Arial"/>
          <w:b w:val="0"/>
          <w:bCs/>
          <w:color w:val="auto"/>
          <w:spacing w:val="19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selos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obtidos</w:t>
      </w:r>
      <w:r w:rsidRPr="00637D41">
        <w:rPr>
          <w:rFonts w:cs="Arial"/>
          <w:b w:val="0"/>
          <w:bCs/>
          <w:color w:val="auto"/>
          <w:spacing w:val="2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na</w:t>
      </w:r>
      <w:r w:rsidRPr="00637D41">
        <w:rPr>
          <w:rFonts w:cs="Arial"/>
          <w:b w:val="0"/>
          <w:bCs/>
          <w:color w:val="auto"/>
          <w:spacing w:val="2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plataforma</w:t>
      </w:r>
      <w:r w:rsidRPr="00637D41">
        <w:rPr>
          <w:rFonts w:cs="Arial"/>
          <w:b w:val="0"/>
          <w:bCs/>
          <w:color w:val="auto"/>
          <w:spacing w:val="-6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em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aplicações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externas.</w:t>
      </w:r>
    </w:p>
    <w:p w14:paraId="1454BAC8" w14:textId="77777777" w:rsidR="00BB4584" w:rsidRDefault="00BB4584" w:rsidP="00BB4584">
      <w:pPr>
        <w:pStyle w:val="Corpodetex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118E3884" w14:textId="77777777" w:rsidR="00BB4584" w:rsidRPr="007A3A66" w:rsidRDefault="00BB4584" w:rsidP="00BB4584">
      <w:pPr>
        <w:pStyle w:val="Corpodetex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181AD9BA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>[RF012]</w:t>
      </w:r>
      <w:r w:rsidRPr="003C508E">
        <w:rPr>
          <w:rFonts w:cs="Arial"/>
          <w:color w:val="auto"/>
          <w:spacing w:val="8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–</w:t>
      </w:r>
      <w:r w:rsidRPr="003C508E">
        <w:rPr>
          <w:rFonts w:cs="Arial"/>
          <w:color w:val="auto"/>
          <w:spacing w:val="9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Submissão</w:t>
      </w:r>
      <w:r w:rsidRPr="003C508E">
        <w:rPr>
          <w:rFonts w:cs="Arial"/>
          <w:color w:val="auto"/>
          <w:spacing w:val="11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ticket</w:t>
      </w:r>
      <w:r w:rsidRPr="003C508E">
        <w:rPr>
          <w:rFonts w:cs="Arial"/>
          <w:color w:val="auto"/>
          <w:spacing w:val="9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de</w:t>
      </w:r>
      <w:r w:rsidRPr="003C508E">
        <w:rPr>
          <w:rFonts w:cs="Arial"/>
          <w:color w:val="auto"/>
          <w:spacing w:val="11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report</w:t>
      </w:r>
    </w:p>
    <w:p w14:paraId="591F69C5" w14:textId="77777777" w:rsidR="00BB4584" w:rsidRPr="003C508E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4B19F952" w14:textId="77777777" w:rsidTr="00D27E70">
        <w:trPr>
          <w:trHeight w:val="544"/>
        </w:trPr>
        <w:tc>
          <w:tcPr>
            <w:tcW w:w="1809" w:type="dxa"/>
          </w:tcPr>
          <w:p w14:paraId="2529830F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44959DC8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3AD2D880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45C86DFB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35301AF7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118734F9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0B07F3A0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3E7EA178" w14:textId="77777777" w:rsidR="00BB4584" w:rsidRPr="007A3A66" w:rsidRDefault="00BB4584" w:rsidP="00BB4584">
      <w:pPr>
        <w:pStyle w:val="Corpodetexto"/>
        <w:spacing w:line="381" w:lineRule="auto"/>
        <w:ind w:left="708" w:right="124"/>
        <w:rPr>
          <w:rFonts w:cs="Arial"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Esse requisito tem como objetivo a submissão de um ticket de report alertando alguma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atitude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que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viola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os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termos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de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utilização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da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plataforma.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Nesse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ticket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devem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ser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incluídos: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título,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descrição</w:t>
      </w:r>
      <w:r w:rsidRPr="00637D41">
        <w:rPr>
          <w:rFonts w:cs="Arial"/>
          <w:b w:val="0"/>
          <w:bCs/>
          <w:color w:val="auto"/>
          <w:spacing w:val="4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do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ocorrido,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usuário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reportado.</w:t>
      </w:r>
    </w:p>
    <w:p w14:paraId="1B055AE7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377D0F62" w14:textId="77777777" w:rsidR="00BB4584" w:rsidRPr="007A3A66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53C3F6AC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>[RF013]</w:t>
      </w:r>
      <w:r w:rsidRPr="003C508E">
        <w:rPr>
          <w:rFonts w:cs="Arial"/>
          <w:color w:val="auto"/>
          <w:spacing w:val="8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–</w:t>
      </w:r>
      <w:r w:rsidRPr="003C508E">
        <w:rPr>
          <w:rFonts w:cs="Arial"/>
          <w:color w:val="auto"/>
          <w:spacing w:val="9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Responder</w:t>
      </w:r>
      <w:r w:rsidRPr="003C508E">
        <w:rPr>
          <w:rFonts w:cs="Arial"/>
          <w:color w:val="auto"/>
          <w:spacing w:val="8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ticker</w:t>
      </w:r>
      <w:r w:rsidRPr="003C508E">
        <w:rPr>
          <w:rFonts w:cs="Arial"/>
          <w:color w:val="auto"/>
          <w:spacing w:val="11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de</w:t>
      </w:r>
      <w:r w:rsidRPr="003C508E">
        <w:rPr>
          <w:rFonts w:cs="Arial"/>
          <w:color w:val="auto"/>
          <w:spacing w:val="11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report</w:t>
      </w:r>
    </w:p>
    <w:p w14:paraId="1FDAF6AF" w14:textId="77777777" w:rsidR="00BB4584" w:rsidRPr="003C508E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0D73DDFD" w14:textId="77777777" w:rsidTr="00D27E70">
        <w:tc>
          <w:tcPr>
            <w:tcW w:w="1809" w:type="dxa"/>
          </w:tcPr>
          <w:p w14:paraId="2E365504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75685231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3E26168A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563B85F9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448F7321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4E409261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1E3C6177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3117D887" w14:textId="77777777" w:rsidR="00BB4584" w:rsidRDefault="00BB4584" w:rsidP="00BB4584">
      <w:pPr>
        <w:pStyle w:val="Corpodetexto"/>
        <w:ind w:left="708" w:right="125"/>
        <w:rPr>
          <w:rFonts w:cs="Arial"/>
          <w:color w:val="auto"/>
          <w:sz w:val="18"/>
          <w:szCs w:val="18"/>
          <w:lang w:val="pt-BR"/>
        </w:rPr>
      </w:pPr>
    </w:p>
    <w:p w14:paraId="7ADA6D8F" w14:textId="77777777" w:rsidR="00BB4584" w:rsidRPr="007A3A66" w:rsidRDefault="00BB4584" w:rsidP="00BB4584">
      <w:pPr>
        <w:pStyle w:val="Corpodetexto"/>
        <w:spacing w:line="381" w:lineRule="auto"/>
        <w:ind w:left="708" w:right="125"/>
        <w:rPr>
          <w:rFonts w:cs="Arial"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Esse requisito tem como objetivo a resposta a um ticket de report submetido. </w:t>
      </w:r>
      <w:r>
        <w:rPr>
          <w:rFonts w:cs="Arial"/>
          <w:b w:val="0"/>
          <w:bCs/>
          <w:color w:val="auto"/>
          <w:sz w:val="18"/>
          <w:szCs w:val="18"/>
          <w:lang w:val="pt-BR"/>
        </w:rPr>
        <w:t>A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informações contidas no ticket são exibidas, além das ações que o usuário </w:t>
      </w:r>
      <w:r>
        <w:rPr>
          <w:rFonts w:cs="Arial"/>
          <w:b w:val="0"/>
          <w:bCs/>
          <w:color w:val="auto"/>
          <w:sz w:val="18"/>
          <w:szCs w:val="18"/>
          <w:lang w:val="pt-BR"/>
        </w:rPr>
        <w:t xml:space="preserve">administrador pode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realizar, a saber: banir usuário por tempo determinado ou não</w:t>
      </w:r>
      <w:r>
        <w:rPr>
          <w:rFonts w:cs="Arial"/>
          <w:b w:val="0"/>
          <w:bCs/>
          <w:color w:val="auto"/>
          <w:sz w:val="18"/>
          <w:szCs w:val="18"/>
          <w:lang w:val="pt-BR"/>
        </w:rPr>
        <w:t>, ou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 emitir advertência</w:t>
      </w:r>
      <w:r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28AA01D5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4E2D9742" w14:textId="77777777" w:rsidR="00BB4584" w:rsidRPr="007A3A66" w:rsidRDefault="00BB4584" w:rsidP="00BB4584">
      <w:pPr>
        <w:pStyle w:val="Corpodetexto"/>
        <w:rPr>
          <w:rFonts w:cs="Arial"/>
          <w:color w:val="auto"/>
          <w:sz w:val="18"/>
          <w:szCs w:val="18"/>
          <w:lang w:val="pt-BR"/>
        </w:rPr>
      </w:pPr>
    </w:p>
    <w:p w14:paraId="461098F7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  <w:r w:rsidRPr="003C508E">
        <w:rPr>
          <w:rFonts w:cs="Arial"/>
          <w:color w:val="auto"/>
          <w:sz w:val="18"/>
          <w:szCs w:val="18"/>
          <w:lang w:val="pt-BR"/>
        </w:rPr>
        <w:t>[RF014]</w:t>
      </w:r>
      <w:r w:rsidRPr="003C508E">
        <w:rPr>
          <w:rFonts w:cs="Arial"/>
          <w:color w:val="auto"/>
          <w:spacing w:val="4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–</w:t>
      </w:r>
      <w:r w:rsidRPr="003C508E">
        <w:rPr>
          <w:rFonts w:cs="Arial"/>
          <w:color w:val="auto"/>
          <w:spacing w:val="4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Manter</w:t>
      </w:r>
      <w:r w:rsidRPr="003C508E">
        <w:rPr>
          <w:rFonts w:cs="Arial"/>
          <w:color w:val="auto"/>
          <w:spacing w:val="5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os</w:t>
      </w:r>
      <w:r w:rsidRPr="003C508E">
        <w:rPr>
          <w:rFonts w:cs="Arial"/>
          <w:color w:val="auto"/>
          <w:spacing w:val="5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questionários</w:t>
      </w:r>
      <w:r w:rsidRPr="003C508E">
        <w:rPr>
          <w:rFonts w:cs="Arial"/>
          <w:color w:val="auto"/>
          <w:spacing w:val="5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de</w:t>
      </w:r>
      <w:r w:rsidRPr="003C508E">
        <w:rPr>
          <w:rFonts w:cs="Arial"/>
          <w:color w:val="auto"/>
          <w:spacing w:val="6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pré</w:t>
      </w:r>
      <w:r w:rsidRPr="003C508E">
        <w:rPr>
          <w:rFonts w:cs="Arial"/>
          <w:color w:val="auto"/>
          <w:spacing w:val="4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atendimento</w:t>
      </w:r>
    </w:p>
    <w:p w14:paraId="05C91B58" w14:textId="77777777" w:rsidR="00BB4584" w:rsidRPr="003C508E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44087B0C" w14:textId="77777777" w:rsidTr="00D27E70">
        <w:tc>
          <w:tcPr>
            <w:tcW w:w="1809" w:type="dxa"/>
          </w:tcPr>
          <w:p w14:paraId="0F2AA9C2" w14:textId="77777777" w:rsidR="00BB4584" w:rsidRPr="007A3A66" w:rsidRDefault="00BB4584" w:rsidP="00D27E70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72BF2016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293ED711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6ACD7061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665D24D5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1E5AF94A" w14:textId="77777777" w:rsidR="00BB4584" w:rsidRPr="007A3A66" w:rsidRDefault="00BB4584" w:rsidP="00D27E70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231A53AB" w14:textId="77777777" w:rsidR="00BB4584" w:rsidRPr="007A3A66" w:rsidRDefault="00BB4584" w:rsidP="00D27E70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1465507B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0DCD3F5A" w14:textId="77777777" w:rsidR="00BB4584" w:rsidRDefault="00BB4584" w:rsidP="00BB4584">
      <w:pPr>
        <w:pStyle w:val="Corpodetexto"/>
        <w:spacing w:line="381" w:lineRule="au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</w:t>
      </w:r>
      <w:r w:rsidRPr="003C508E">
        <w:rPr>
          <w:rFonts w:cs="Arial"/>
          <w:b w:val="0"/>
          <w:bCs/>
          <w:color w:val="auto"/>
          <w:spacing w:val="26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requisito</w:t>
      </w:r>
      <w:r w:rsidRPr="003C508E">
        <w:rPr>
          <w:rFonts w:cs="Arial"/>
          <w:b w:val="0"/>
          <w:bCs/>
          <w:color w:val="auto"/>
          <w:spacing w:val="28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tem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como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objetivo</w:t>
      </w:r>
      <w:r w:rsidRPr="003C508E">
        <w:rPr>
          <w:rFonts w:cs="Arial"/>
          <w:b w:val="0"/>
          <w:bCs/>
          <w:color w:val="auto"/>
          <w:spacing w:val="26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</w:t>
      </w:r>
      <w:r w:rsidRPr="003C508E">
        <w:rPr>
          <w:rFonts w:cs="Arial"/>
          <w:b w:val="0"/>
          <w:bCs/>
          <w:color w:val="auto"/>
          <w:spacing w:val="29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manutenção,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por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meio</w:t>
      </w:r>
      <w:r w:rsidRPr="003C508E">
        <w:rPr>
          <w:rFonts w:cs="Arial"/>
          <w:b w:val="0"/>
          <w:bCs/>
          <w:color w:val="auto"/>
          <w:spacing w:val="26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de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atualização,</w:t>
      </w:r>
      <w:r w:rsidRPr="003C508E">
        <w:rPr>
          <w:rFonts w:cs="Arial"/>
          <w:b w:val="0"/>
          <w:bCs/>
          <w:color w:val="auto"/>
          <w:spacing w:val="2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exclusão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 inserção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de campos/opções de campos do questionário de pré-atendimento.</w:t>
      </w:r>
    </w:p>
    <w:p w14:paraId="160409CF" w14:textId="77777777" w:rsidR="00BB4584" w:rsidRDefault="00BB4584" w:rsidP="00BB4584">
      <w:pPr>
        <w:pStyle w:val="Corpodetex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33F900D3" w14:textId="77777777" w:rsidR="00BB4584" w:rsidRPr="003C508E" w:rsidRDefault="00BB4584" w:rsidP="00BB4584">
      <w:pPr>
        <w:pStyle w:val="Corpodetexto"/>
        <w:ind w:left="708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72A16216" w14:textId="77777777" w:rsidR="00BB4584" w:rsidRDefault="00BB4584" w:rsidP="00BB4584">
      <w:pPr>
        <w:pStyle w:val="Corpodetexto"/>
        <w:ind w:left="708"/>
        <w:rPr>
          <w:rFonts w:cs="Arial"/>
          <w:color w:val="auto"/>
          <w:w w:val="105"/>
          <w:sz w:val="18"/>
          <w:szCs w:val="18"/>
        </w:rPr>
      </w:pPr>
      <w:r w:rsidRPr="003C508E">
        <w:rPr>
          <w:rFonts w:cs="Arial"/>
          <w:color w:val="auto"/>
          <w:spacing w:val="-1"/>
          <w:w w:val="105"/>
          <w:sz w:val="18"/>
          <w:szCs w:val="18"/>
        </w:rPr>
        <w:t>[RF015]</w:t>
      </w:r>
      <w:r w:rsidRPr="003C508E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r w:rsidRPr="003C508E">
        <w:rPr>
          <w:rFonts w:cs="Arial"/>
          <w:color w:val="auto"/>
          <w:spacing w:val="-1"/>
          <w:w w:val="105"/>
          <w:sz w:val="18"/>
          <w:szCs w:val="18"/>
        </w:rPr>
        <w:t>–</w:t>
      </w:r>
      <w:r w:rsidRPr="003C508E">
        <w:rPr>
          <w:rFonts w:cs="Arial"/>
          <w:color w:val="auto"/>
          <w:spacing w:val="-14"/>
          <w:w w:val="105"/>
          <w:sz w:val="18"/>
          <w:szCs w:val="18"/>
        </w:rPr>
        <w:t xml:space="preserve"> </w:t>
      </w:r>
      <w:r w:rsidRPr="003C508E">
        <w:rPr>
          <w:rFonts w:cs="Arial"/>
          <w:color w:val="auto"/>
          <w:spacing w:val="-1"/>
          <w:w w:val="105"/>
          <w:sz w:val="18"/>
          <w:szCs w:val="18"/>
        </w:rPr>
        <w:t>Atender</w:t>
      </w:r>
      <w:r w:rsidRPr="003C508E">
        <w:rPr>
          <w:rFonts w:cs="Arial"/>
          <w:color w:val="auto"/>
          <w:spacing w:val="-14"/>
          <w:w w:val="105"/>
          <w:sz w:val="18"/>
          <w:szCs w:val="18"/>
        </w:rPr>
        <w:t xml:space="preserve"> </w:t>
      </w:r>
      <w:r w:rsidRPr="003C508E">
        <w:rPr>
          <w:rFonts w:cs="Arial"/>
          <w:color w:val="auto"/>
          <w:w w:val="105"/>
          <w:sz w:val="18"/>
          <w:szCs w:val="18"/>
        </w:rPr>
        <w:t>aluno</w:t>
      </w:r>
    </w:p>
    <w:p w14:paraId="343CD21D" w14:textId="77777777" w:rsidR="00BB4584" w:rsidRPr="003C508E" w:rsidRDefault="00BB4584" w:rsidP="00BB4584">
      <w:pPr>
        <w:pStyle w:val="Corpodetexto"/>
        <w:ind w:left="708"/>
        <w:rPr>
          <w:rFonts w:cs="Arial"/>
          <w:color w:val="auto"/>
          <w:w w:val="105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09C2D4FA" w14:textId="77777777" w:rsidTr="00D27E70">
        <w:tc>
          <w:tcPr>
            <w:tcW w:w="1809" w:type="dxa"/>
          </w:tcPr>
          <w:p w14:paraId="1C558093" w14:textId="77777777" w:rsidR="00BB4584" w:rsidRPr="007A3A66" w:rsidRDefault="00BB4584" w:rsidP="00D27E70">
            <w:pPr>
              <w:spacing w:after="240"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1732394F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7CCD3E1F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68D534D4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565895BC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1F753CA5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6FA43644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1271417B" w14:textId="77777777" w:rsidR="00BB4584" w:rsidRPr="003C508E" w:rsidRDefault="00BB4584" w:rsidP="00BB4584">
      <w:pPr>
        <w:pStyle w:val="Corpodetexto"/>
        <w:spacing w:line="381" w:lineRule="auto"/>
        <w:ind w:left="708" w:right="130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 requisito funcional tem como objetivo deixar o professor permitir a realização da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conexão entre ele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 o próximo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aluno</w:t>
      </w:r>
      <w:r w:rsidRPr="003C508E">
        <w:rPr>
          <w:rFonts w:cs="Arial"/>
          <w:b w:val="0"/>
          <w:bCs/>
          <w:color w:val="auto"/>
          <w:spacing w:val="3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que o aguarda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na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fila de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atendimento.</w:t>
      </w:r>
    </w:p>
    <w:p w14:paraId="1DE9CA2D" w14:textId="77777777" w:rsidR="00BB4584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2CFDE68F" w14:textId="77777777" w:rsidR="00BB4584" w:rsidRPr="007A3A66" w:rsidRDefault="00BB4584" w:rsidP="00BB4584">
      <w:pPr>
        <w:pStyle w:val="Corpodetexto"/>
        <w:ind w:left="708"/>
        <w:rPr>
          <w:rFonts w:cs="Arial"/>
          <w:color w:val="auto"/>
          <w:sz w:val="18"/>
          <w:szCs w:val="18"/>
          <w:lang w:val="pt-BR"/>
        </w:rPr>
      </w:pPr>
    </w:p>
    <w:p w14:paraId="2382B6FF" w14:textId="77777777" w:rsidR="00BB4584" w:rsidRDefault="00BB4584" w:rsidP="00BB4584">
      <w:pPr>
        <w:pStyle w:val="Corpodetexto"/>
        <w:spacing w:line="381" w:lineRule="auto"/>
        <w:ind w:left="708" w:right="121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>[RF016] – Gerar relatórios</w:t>
      </w:r>
    </w:p>
    <w:p w14:paraId="68B30D35" w14:textId="77777777" w:rsidR="00BB4584" w:rsidRPr="003C508E" w:rsidRDefault="00BB4584" w:rsidP="00BB4584">
      <w:pPr>
        <w:pStyle w:val="Corpodetexto"/>
        <w:ind w:left="708" w:right="121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233D60EB" w14:textId="77777777" w:rsidTr="00D27E70">
        <w:tc>
          <w:tcPr>
            <w:tcW w:w="1809" w:type="dxa"/>
          </w:tcPr>
          <w:p w14:paraId="380E896A" w14:textId="77777777" w:rsidR="00BB4584" w:rsidRPr="007A3A66" w:rsidRDefault="00BB4584" w:rsidP="00D27E70">
            <w:pPr>
              <w:spacing w:after="240"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20BA7536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2C2F59F5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2F9ACE77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60EF897D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607A6D94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53CAB98E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04BBD32B" w14:textId="77777777" w:rsidR="00BB4584" w:rsidRPr="003C508E" w:rsidRDefault="00BB4584" w:rsidP="00BB4584">
      <w:pPr>
        <w:pStyle w:val="Corpodetexto"/>
        <w:spacing w:line="381" w:lineRule="auto"/>
        <w:ind w:left="708" w:right="12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requisito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funcional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tem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como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objetivo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realizar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emissão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relatórios gerenciais. Esses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relatórios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podem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ser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gerados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pelos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administradores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sistema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devem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contar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informações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respeito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dos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usuários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do</w:t>
      </w:r>
      <w:r w:rsidRPr="003C508E">
        <w:rPr>
          <w:rFonts w:cs="Arial"/>
          <w:b w:val="0"/>
          <w:bCs/>
          <w:color w:val="auto"/>
          <w:spacing w:val="3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sistema.</w:t>
      </w:r>
    </w:p>
    <w:p w14:paraId="34A0CA26" w14:textId="77777777" w:rsidR="00BB4584" w:rsidRPr="003C508E" w:rsidRDefault="00BB4584" w:rsidP="00BB4584">
      <w:pPr>
        <w:pStyle w:val="Corpodetexto"/>
        <w:ind w:left="708"/>
        <w:rPr>
          <w:rFonts w:cs="Arial"/>
          <w:b w:val="0"/>
          <w:bCs/>
          <w:color w:val="auto"/>
          <w:w w:val="105"/>
          <w:sz w:val="18"/>
          <w:szCs w:val="18"/>
          <w:lang w:val="pt-BR"/>
        </w:rPr>
      </w:pP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Observação:</w:t>
      </w:r>
      <w:r w:rsidRPr="003C508E">
        <w:rPr>
          <w:rFonts w:cs="Arial"/>
          <w:b w:val="0"/>
          <w:bCs/>
          <w:color w:val="auto"/>
          <w:spacing w:val="15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É</w:t>
      </w:r>
      <w:r w:rsidRPr="003C508E">
        <w:rPr>
          <w:rFonts w:cs="Arial"/>
          <w:b w:val="0"/>
          <w:bCs/>
          <w:color w:val="auto"/>
          <w:spacing w:val="14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necessário</w:t>
      </w:r>
      <w:r w:rsidRPr="003C508E">
        <w:rPr>
          <w:rFonts w:cs="Arial"/>
          <w:b w:val="0"/>
          <w:bCs/>
          <w:color w:val="auto"/>
          <w:spacing w:val="15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especificar</w:t>
      </w:r>
      <w:r w:rsidRPr="003C508E">
        <w:rPr>
          <w:rFonts w:cs="Arial"/>
          <w:b w:val="0"/>
          <w:bCs/>
          <w:color w:val="auto"/>
          <w:spacing w:val="14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melhor</w:t>
      </w:r>
      <w:r w:rsidRPr="003C508E">
        <w:rPr>
          <w:rFonts w:cs="Arial"/>
          <w:b w:val="0"/>
          <w:bCs/>
          <w:color w:val="auto"/>
          <w:spacing w:val="17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o</w:t>
      </w:r>
      <w:r w:rsidRPr="003C508E">
        <w:rPr>
          <w:rFonts w:cs="Arial"/>
          <w:b w:val="0"/>
          <w:bCs/>
          <w:color w:val="auto"/>
          <w:spacing w:val="13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que</w:t>
      </w:r>
      <w:r w:rsidRPr="003C508E">
        <w:rPr>
          <w:rFonts w:cs="Arial"/>
          <w:b w:val="0"/>
          <w:bCs/>
          <w:color w:val="auto"/>
          <w:spacing w:val="14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é</w:t>
      </w:r>
      <w:r w:rsidRPr="003C508E">
        <w:rPr>
          <w:rFonts w:cs="Arial"/>
          <w:b w:val="0"/>
          <w:bCs/>
          <w:color w:val="auto"/>
          <w:spacing w:val="14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esse</w:t>
      </w:r>
      <w:r w:rsidRPr="003C508E">
        <w:rPr>
          <w:rFonts w:cs="Arial"/>
          <w:b w:val="0"/>
          <w:bCs/>
          <w:color w:val="auto"/>
          <w:spacing w:val="16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relatório.</w:t>
      </w:r>
    </w:p>
    <w:p w14:paraId="1777F01F" w14:textId="77777777" w:rsidR="00BB4584" w:rsidRPr="007A3A66" w:rsidRDefault="00BB4584" w:rsidP="00BB4584">
      <w:pPr>
        <w:pStyle w:val="Corpodetexto"/>
        <w:spacing w:line="360" w:lineRule="auto"/>
        <w:ind w:left="708"/>
        <w:rPr>
          <w:rFonts w:cs="Arial"/>
          <w:color w:val="auto"/>
          <w:w w:val="105"/>
          <w:sz w:val="18"/>
          <w:szCs w:val="18"/>
          <w:lang w:val="pt-BR"/>
        </w:rPr>
      </w:pPr>
    </w:p>
    <w:p w14:paraId="6F438058" w14:textId="77777777" w:rsidR="00BB4584" w:rsidRPr="007A3A66" w:rsidRDefault="00BB4584" w:rsidP="00BB4584">
      <w:pPr>
        <w:pStyle w:val="Corpodetexto"/>
        <w:ind w:left="708"/>
        <w:rPr>
          <w:rFonts w:cs="Arial"/>
          <w:color w:val="auto"/>
          <w:w w:val="105"/>
          <w:sz w:val="18"/>
          <w:szCs w:val="18"/>
          <w:lang w:val="pt-BR"/>
        </w:rPr>
      </w:pPr>
    </w:p>
    <w:p w14:paraId="0B9F9AD2" w14:textId="77777777" w:rsidR="00BB4584" w:rsidRDefault="00BB4584" w:rsidP="00BB4584">
      <w:pPr>
        <w:pStyle w:val="Corpodetexto"/>
        <w:spacing w:line="381" w:lineRule="auto"/>
        <w:ind w:left="708" w:right="121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>[RF017] – Interface do Administrador</w:t>
      </w:r>
    </w:p>
    <w:p w14:paraId="05031EAB" w14:textId="77777777" w:rsidR="00BB4584" w:rsidRPr="003C508E" w:rsidRDefault="00BB4584" w:rsidP="00BB4584">
      <w:pPr>
        <w:pStyle w:val="Corpodetexto"/>
        <w:ind w:left="708" w:right="121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B4584" w:rsidRPr="007A3A66" w14:paraId="6F9CA243" w14:textId="77777777" w:rsidTr="00D27E70">
        <w:tc>
          <w:tcPr>
            <w:tcW w:w="1809" w:type="dxa"/>
          </w:tcPr>
          <w:p w14:paraId="63BC3852" w14:textId="77777777" w:rsidR="00BB4584" w:rsidRPr="007A3A66" w:rsidRDefault="00BB4584" w:rsidP="00D27E70">
            <w:pPr>
              <w:spacing w:after="240" w:line="360" w:lineRule="auto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46C99674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3E9DB2DD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42E39024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2F1D9656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1D1D323E" w14:textId="77777777" w:rsidR="00BB4584" w:rsidRPr="007A3A66" w:rsidRDefault="00BB4584" w:rsidP="00D27E70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381" w:type="dxa"/>
          </w:tcPr>
          <w:p w14:paraId="041D3591" w14:textId="77777777" w:rsidR="00BB4584" w:rsidRPr="007A3A66" w:rsidRDefault="00BB4584" w:rsidP="00D27E70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6709D315" w14:textId="77777777" w:rsidR="00BB4584" w:rsidRPr="003C508E" w:rsidRDefault="00BB4584" w:rsidP="00BB4584">
      <w:pPr>
        <w:pStyle w:val="Corpodetexto"/>
        <w:spacing w:line="381" w:lineRule="auto"/>
        <w:ind w:left="708" w:right="126"/>
        <w:rPr>
          <w:rFonts w:cs="Arial"/>
          <w:b w:val="0"/>
          <w:bCs/>
          <w:color w:val="auto"/>
          <w:w w:val="110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w w:val="110"/>
          <w:sz w:val="18"/>
          <w:szCs w:val="18"/>
          <w:lang w:val="pt-BR"/>
        </w:rPr>
        <w:t>Para gerenciar os registros de usuários, selos e grupos, o administrador terá acesso a sua própria interface de gerenciamento</w:t>
      </w:r>
    </w:p>
    <w:p w14:paraId="25B33AB6" w14:textId="2066F2AD" w:rsidR="001439CA" w:rsidRDefault="001439CA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287896C3" w14:textId="353C8E5B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6F2E18E4" w14:textId="64481A0E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3D1C67C6" w14:textId="7F3F43EE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391E0735" w14:textId="1E83ACD1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3C89A1FF" w14:textId="088682D2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2B555A4D" w14:textId="7E496967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615D8841" w14:textId="08877D09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50D46E07" w14:textId="13097B73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6DD1AD16" w14:textId="47812304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40293BFA" w14:textId="2A3096EB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251A8E03" w14:textId="2C513469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42547DE1" w14:textId="2754C811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7A8C089E" w14:textId="75B7D2D1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281F9D54" w14:textId="2F037D62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33EDD2BF" w14:textId="6B45BA09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6CFED6DD" w14:textId="54E21513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004F4AE7" w14:textId="399364D9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6690A050" w14:textId="7667A08D" w:rsidR="008411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008732BE" w14:textId="77777777" w:rsidR="00841198" w:rsidRPr="00C94498" w:rsidRDefault="00841198" w:rsidP="00BB4584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0AAEC5E5" w14:textId="6BC284A1" w:rsidR="00103FDE" w:rsidRPr="00841198" w:rsidRDefault="00FD3F9A" w:rsidP="00841198">
      <w:pPr>
        <w:pStyle w:val="Titulo2"/>
        <w:numPr>
          <w:ilvl w:val="0"/>
          <w:numId w:val="23"/>
        </w:numPr>
        <w:rPr>
          <w:lang w:val="pt-BR"/>
        </w:rPr>
      </w:pPr>
      <w:bookmarkStart w:id="18" w:name="_Toc49378739"/>
      <w:r>
        <w:rPr>
          <w:lang w:val="pt-BR"/>
        </w:rPr>
        <w:t>Modelagem</w:t>
      </w:r>
      <w:r w:rsidRPr="00FD3F9A">
        <w:rPr>
          <w:lang w:val="pt-BR"/>
        </w:rPr>
        <w:t xml:space="preserve"> Funciona</w:t>
      </w:r>
      <w:r>
        <w:rPr>
          <w:lang w:val="pt-BR"/>
        </w:rPr>
        <w:t>l</w:t>
      </w:r>
      <w:bookmarkEnd w:id="18"/>
    </w:p>
    <w:p w14:paraId="6DEA9F1B" w14:textId="77777777" w:rsidR="00103FDE" w:rsidRPr="00672C5F" w:rsidRDefault="001439CA" w:rsidP="00103FDE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672C5F">
        <w:rPr>
          <w:rFonts w:ascii="Arial" w:hAnsi="Arial" w:cs="Arial"/>
          <w:b/>
          <w:sz w:val="18"/>
          <w:szCs w:val="18"/>
          <w:lang w:val="pt-BR"/>
        </w:rPr>
        <w:tab/>
      </w:r>
      <w:bookmarkStart w:id="19" w:name="_Toc307155221"/>
    </w:p>
    <w:bookmarkEnd w:id="19"/>
    <w:p w14:paraId="79FF9D47" w14:textId="77777777" w:rsidR="00672C5F" w:rsidRPr="00672C5F" w:rsidRDefault="00672C5F" w:rsidP="00672C5F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672C5F">
        <w:rPr>
          <w:rFonts w:ascii="Arial" w:hAnsi="Arial" w:cs="Arial"/>
          <w:b/>
          <w:sz w:val="18"/>
          <w:szCs w:val="18"/>
          <w:lang w:val="pt-BR"/>
        </w:rPr>
        <w:t>DIAGRAMA DE CASO DE USO</w:t>
      </w:r>
    </w:p>
    <w:p w14:paraId="15C7E4B8" w14:textId="6F7489BF" w:rsidR="00672C5F" w:rsidRPr="00672C5F" w:rsidRDefault="00841198" w:rsidP="00672C5F">
      <w:pPr>
        <w:ind w:left="708"/>
        <w:rPr>
          <w:color w:val="2E74B5" w:themeColor="accent1" w:themeShade="BF"/>
          <w:lang w:val="pt-BR"/>
        </w:rPr>
      </w:pPr>
      <w:r>
        <w:rPr>
          <w:noProof/>
        </w:rPr>
        <w:drawing>
          <wp:inline distT="0" distB="0" distL="0" distR="0" wp14:anchorId="64D54531" wp14:editId="64CC5CB7">
            <wp:extent cx="5276850" cy="56483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17"/>
                    <a:stretch/>
                  </pic:blipFill>
                  <pic:spPr bwMode="auto">
                    <a:xfrm>
                      <a:off x="0" y="0"/>
                      <a:ext cx="5276850" cy="56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9EBC8" w14:textId="7B23AF5D" w:rsidR="00672C5F" w:rsidRDefault="00672C5F" w:rsidP="00672C5F">
      <w:pPr>
        <w:pStyle w:val="Figura0"/>
        <w:rPr>
          <w:color w:val="2E74B5" w:themeColor="accent1" w:themeShade="BF"/>
          <w:lang w:val="pt-BR"/>
        </w:rPr>
      </w:pPr>
    </w:p>
    <w:p w14:paraId="230B7700" w14:textId="09E10A5A" w:rsidR="00841198" w:rsidRDefault="00841198" w:rsidP="00672C5F">
      <w:pPr>
        <w:pStyle w:val="Figura0"/>
        <w:rPr>
          <w:color w:val="2E74B5" w:themeColor="accent1" w:themeShade="BF"/>
          <w:lang w:val="pt-BR"/>
        </w:rPr>
      </w:pPr>
    </w:p>
    <w:p w14:paraId="1956DFE3" w14:textId="34D7BBFE" w:rsidR="00841198" w:rsidRDefault="00841198" w:rsidP="00672C5F">
      <w:pPr>
        <w:pStyle w:val="Figura0"/>
        <w:rPr>
          <w:color w:val="2E74B5" w:themeColor="accent1" w:themeShade="BF"/>
          <w:lang w:val="pt-BR"/>
        </w:rPr>
      </w:pPr>
    </w:p>
    <w:p w14:paraId="5353BF69" w14:textId="4EE30B91" w:rsidR="00841198" w:rsidRDefault="00841198" w:rsidP="00672C5F">
      <w:pPr>
        <w:pStyle w:val="Figura0"/>
        <w:rPr>
          <w:color w:val="2E74B5" w:themeColor="accent1" w:themeShade="BF"/>
          <w:lang w:val="pt-BR"/>
        </w:rPr>
      </w:pPr>
    </w:p>
    <w:p w14:paraId="773F8D25" w14:textId="5C16AB9E" w:rsidR="00841198" w:rsidRDefault="00841198" w:rsidP="00672C5F">
      <w:pPr>
        <w:pStyle w:val="Figura0"/>
        <w:rPr>
          <w:color w:val="2E74B5" w:themeColor="accent1" w:themeShade="BF"/>
          <w:lang w:val="pt-BR"/>
        </w:rPr>
      </w:pPr>
    </w:p>
    <w:p w14:paraId="6CC2AAE1" w14:textId="77777777" w:rsidR="00841198" w:rsidRPr="00672C5F" w:rsidRDefault="00841198" w:rsidP="00672C5F">
      <w:pPr>
        <w:pStyle w:val="Figura0"/>
        <w:rPr>
          <w:color w:val="2E74B5" w:themeColor="accent1" w:themeShade="BF"/>
          <w:lang w:val="pt-BR"/>
        </w:rPr>
      </w:pPr>
    </w:p>
    <w:p w14:paraId="6769B970" w14:textId="77777777" w:rsidR="00672C5F" w:rsidRPr="00672C5F" w:rsidRDefault="00672C5F" w:rsidP="00672C5F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672C5F">
        <w:rPr>
          <w:rFonts w:ascii="Arial" w:hAnsi="Arial" w:cs="Arial"/>
          <w:b/>
          <w:sz w:val="18"/>
          <w:szCs w:val="18"/>
          <w:lang w:val="pt-BR"/>
        </w:rPr>
        <w:t>ATORES</w:t>
      </w:r>
    </w:p>
    <w:tbl>
      <w:tblPr>
        <w:tblW w:w="7938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7"/>
        <w:gridCol w:w="6521"/>
      </w:tblGrid>
      <w:tr w:rsidR="00841198" w:rsidRPr="00457082" w14:paraId="299AE4F1" w14:textId="77777777" w:rsidTr="00D27E70">
        <w:tc>
          <w:tcPr>
            <w:tcW w:w="1417" w:type="dxa"/>
          </w:tcPr>
          <w:p w14:paraId="58B71B3B" w14:textId="77777777" w:rsidR="00841198" w:rsidRPr="00F4604E" w:rsidRDefault="00841198" w:rsidP="00D27E70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smartTag w:uri="urn:schemas-microsoft-com:office:smarttags" w:element="City">
              <w:smartTag w:uri="urn:schemas-microsoft-com:office:smarttags" w:element="place">
                <w:r w:rsidRPr="00F4604E">
                  <w:rPr>
                    <w:rFonts w:ascii="Arial" w:hAnsi="Arial" w:cs="Arial"/>
                    <w:b/>
                  </w:rPr>
                  <w:t>Nome</w:t>
                </w:r>
              </w:smartTag>
            </w:smartTag>
          </w:p>
        </w:tc>
        <w:tc>
          <w:tcPr>
            <w:tcW w:w="6521" w:type="dxa"/>
          </w:tcPr>
          <w:p w14:paraId="039C98B4" w14:textId="77777777" w:rsidR="00841198" w:rsidRPr="00F4604E" w:rsidRDefault="00841198" w:rsidP="00D27E70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F4604E">
              <w:rPr>
                <w:rFonts w:ascii="Arial" w:hAnsi="Arial" w:cs="Arial"/>
                <w:b/>
              </w:rPr>
              <w:t>Descrição</w:t>
            </w:r>
          </w:p>
        </w:tc>
      </w:tr>
      <w:tr w:rsidR="00841198" w:rsidRPr="00841198" w14:paraId="37477424" w14:textId="77777777" w:rsidTr="00D27E70">
        <w:tc>
          <w:tcPr>
            <w:tcW w:w="1417" w:type="dxa"/>
          </w:tcPr>
          <w:p w14:paraId="364DCA31" w14:textId="77777777" w:rsidR="00841198" w:rsidRPr="00174262" w:rsidRDefault="00841198" w:rsidP="00D27E70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Aluno</w:t>
            </w:r>
          </w:p>
        </w:tc>
        <w:tc>
          <w:tcPr>
            <w:tcW w:w="6521" w:type="dxa"/>
          </w:tcPr>
          <w:p w14:paraId="61528F11" w14:textId="77777777" w:rsidR="00841198" w:rsidRPr="00174262" w:rsidRDefault="00841198" w:rsidP="00D27E70">
            <w:pPr>
              <w:spacing w:line="360" w:lineRule="auto"/>
              <w:rPr>
                <w:rFonts w:ascii="Arial" w:hAnsi="Arial" w:cs="Arial"/>
                <w:lang w:val="pt-BR"/>
              </w:rPr>
            </w:pPr>
            <w:r w:rsidRPr="00174262">
              <w:rPr>
                <w:rFonts w:ascii="Arial" w:hAnsi="Arial" w:cs="Arial"/>
                <w:lang w:val="pt-BR"/>
              </w:rPr>
              <w:t xml:space="preserve">Usuário do sistema </w:t>
            </w:r>
            <w:r>
              <w:rPr>
                <w:rFonts w:ascii="Arial" w:hAnsi="Arial" w:cs="Arial"/>
                <w:lang w:val="pt-BR"/>
              </w:rPr>
              <w:t>que o utilizará para buscar as aulas pronto-atendimento, sanar dúvidas em suas tarefas e utilizar os grupos de estudos.</w:t>
            </w:r>
          </w:p>
        </w:tc>
      </w:tr>
      <w:tr w:rsidR="00841198" w:rsidRPr="00841198" w14:paraId="60528214" w14:textId="77777777" w:rsidTr="00D27E70">
        <w:tc>
          <w:tcPr>
            <w:tcW w:w="1417" w:type="dxa"/>
          </w:tcPr>
          <w:p w14:paraId="4B3F514F" w14:textId="77777777" w:rsidR="00841198" w:rsidRDefault="00841198" w:rsidP="00D27E70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Professor</w:t>
            </w:r>
          </w:p>
        </w:tc>
        <w:tc>
          <w:tcPr>
            <w:tcW w:w="6521" w:type="dxa"/>
          </w:tcPr>
          <w:p w14:paraId="571F216F" w14:textId="77777777" w:rsidR="00841198" w:rsidRPr="00174262" w:rsidRDefault="00841198" w:rsidP="00D27E70">
            <w:pPr>
              <w:spacing w:line="360" w:lineRule="au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Usuário do sistema que o utilizará para atender alunos, sanar dúvidas de alunos e ingressar em grupos de estudos para ajudar o grupo, poderá também cumprir tarefas para receber selos.</w:t>
            </w:r>
          </w:p>
        </w:tc>
      </w:tr>
      <w:tr w:rsidR="00841198" w:rsidRPr="00841198" w14:paraId="0489B18E" w14:textId="77777777" w:rsidTr="00D27E70">
        <w:tc>
          <w:tcPr>
            <w:tcW w:w="1417" w:type="dxa"/>
          </w:tcPr>
          <w:p w14:paraId="5855228A" w14:textId="77777777" w:rsidR="00841198" w:rsidRPr="008A04AF" w:rsidRDefault="00841198" w:rsidP="00D27E70">
            <w:pPr>
              <w:spacing w:line="360" w:lineRule="au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Administrador</w:t>
            </w:r>
          </w:p>
        </w:tc>
        <w:tc>
          <w:tcPr>
            <w:tcW w:w="6521" w:type="dxa"/>
          </w:tcPr>
          <w:p w14:paraId="551AE9D7" w14:textId="77777777" w:rsidR="00841198" w:rsidRPr="00174262" w:rsidRDefault="00841198" w:rsidP="00D27E70">
            <w:pPr>
              <w:spacing w:line="360" w:lineRule="au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Administrador do sistema, terá todas as permissões para que possa realizar possíveis configurações, correções, aprovações e extração de relatórios.</w:t>
            </w:r>
          </w:p>
        </w:tc>
      </w:tr>
    </w:tbl>
    <w:p w14:paraId="5DFBF0B4" w14:textId="3D9BF82B" w:rsidR="00672C5F" w:rsidRDefault="00672C5F" w:rsidP="00672C5F">
      <w:pPr>
        <w:spacing w:line="360" w:lineRule="auto"/>
        <w:ind w:left="708"/>
        <w:rPr>
          <w:rFonts w:ascii="Arial" w:hAnsi="Arial" w:cs="Arial"/>
          <w:b/>
          <w:color w:val="2E74B5" w:themeColor="accent1" w:themeShade="BF"/>
          <w:sz w:val="18"/>
          <w:szCs w:val="18"/>
          <w:lang w:val="pt-BR"/>
        </w:rPr>
      </w:pPr>
    </w:p>
    <w:p w14:paraId="238C4EC8" w14:textId="77777777" w:rsidR="00841198" w:rsidRPr="00672C5F" w:rsidRDefault="00841198" w:rsidP="00672C5F">
      <w:pPr>
        <w:spacing w:line="360" w:lineRule="auto"/>
        <w:ind w:left="708"/>
        <w:rPr>
          <w:rFonts w:ascii="Arial" w:hAnsi="Arial" w:cs="Arial"/>
          <w:b/>
          <w:color w:val="2E74B5" w:themeColor="accent1" w:themeShade="BF"/>
          <w:sz w:val="18"/>
          <w:szCs w:val="18"/>
          <w:lang w:val="pt-BR"/>
        </w:rPr>
      </w:pPr>
    </w:p>
    <w:p w14:paraId="249DBDD8" w14:textId="77777777" w:rsidR="00672C5F" w:rsidRPr="00672C5F" w:rsidRDefault="00672C5F" w:rsidP="00672C5F">
      <w:pPr>
        <w:pStyle w:val="Figura0"/>
        <w:rPr>
          <w:color w:val="2E74B5" w:themeColor="accent1" w:themeShade="BF"/>
          <w:lang w:val="pt-BR"/>
        </w:rPr>
      </w:pPr>
    </w:p>
    <w:p w14:paraId="08488F64" w14:textId="77777777" w:rsidR="00672C5F" w:rsidRDefault="00672C5F">
      <w:pPr>
        <w:jc w:val="left"/>
        <w:rPr>
          <w:rFonts w:ascii="Arial" w:hAnsi="Arial" w:cs="Arial"/>
          <w:b/>
          <w:color w:val="2E74B5" w:themeColor="accent1" w:themeShade="BF"/>
          <w:sz w:val="18"/>
          <w:szCs w:val="18"/>
          <w:lang w:val="pt-BR"/>
        </w:rPr>
      </w:pPr>
      <w:r>
        <w:rPr>
          <w:rFonts w:ascii="Arial" w:hAnsi="Arial" w:cs="Arial"/>
          <w:b/>
          <w:color w:val="2E74B5" w:themeColor="accent1" w:themeShade="BF"/>
          <w:sz w:val="18"/>
          <w:szCs w:val="18"/>
          <w:lang w:val="pt-BR"/>
        </w:rPr>
        <w:br w:type="page"/>
      </w:r>
    </w:p>
    <w:p w14:paraId="5288D432" w14:textId="5CFD9BA2" w:rsidR="00672C5F" w:rsidRPr="00672C5F" w:rsidRDefault="00672C5F" w:rsidP="00672C5F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672C5F">
        <w:rPr>
          <w:rFonts w:ascii="Arial" w:hAnsi="Arial" w:cs="Arial"/>
          <w:b/>
          <w:sz w:val="18"/>
          <w:szCs w:val="18"/>
          <w:lang w:val="pt-BR"/>
        </w:rPr>
        <w:t>ESPECIFICAÇÃO DO CASO DE USO</w:t>
      </w:r>
    </w:p>
    <w:p w14:paraId="6265111F" w14:textId="360CB46C" w:rsidR="00841198" w:rsidRPr="00841198" w:rsidRDefault="00841198" w:rsidP="00841198">
      <w:pPr>
        <w:spacing w:line="360" w:lineRule="auto"/>
        <w:ind w:left="708"/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41198">
        <w:rPr>
          <w:rFonts w:ascii="Arial" w:hAnsi="Arial" w:cs="Arial"/>
          <w:b/>
          <w:color w:val="FF0000"/>
          <w:sz w:val="18"/>
          <w:szCs w:val="18"/>
          <w:lang w:val="pt-BR"/>
        </w:rPr>
        <w:t>Rever todas as especificações de casos de uso. Detalhar!!!!</w:t>
      </w:r>
    </w:p>
    <w:p w14:paraId="5A4ECB92" w14:textId="77777777" w:rsidR="00841198" w:rsidRPr="00841198" w:rsidRDefault="00841198" w:rsidP="00841198">
      <w:pPr>
        <w:spacing w:line="360" w:lineRule="auto"/>
        <w:ind w:left="708"/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41198">
        <w:rPr>
          <w:rFonts w:ascii="Arial" w:hAnsi="Arial" w:cs="Arial"/>
          <w:b/>
          <w:color w:val="FF0000"/>
          <w:sz w:val="18"/>
          <w:szCs w:val="18"/>
          <w:lang w:val="pt-BR"/>
        </w:rPr>
        <w:t>Não utilizar termos de interface “aba”, clicar, ...</w:t>
      </w:r>
    </w:p>
    <w:p w14:paraId="1BE47CCE" w14:textId="77777777" w:rsidR="00841198" w:rsidRPr="00841198" w:rsidRDefault="00841198" w:rsidP="00841198">
      <w:pPr>
        <w:spacing w:line="360" w:lineRule="auto"/>
        <w:ind w:left="708"/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41198">
        <w:rPr>
          <w:rFonts w:ascii="Arial" w:hAnsi="Arial" w:cs="Arial"/>
          <w:b/>
          <w:color w:val="FF0000"/>
          <w:sz w:val="18"/>
          <w:szCs w:val="18"/>
          <w:lang w:val="pt-BR"/>
        </w:rPr>
        <w:t>Em todos os casos de uso falta detalhamento dos dados de entrada / exibição, ...</w:t>
      </w: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841198" w14:paraId="0ACC7D46" w14:textId="77777777" w:rsidTr="00D27E70">
        <w:tc>
          <w:tcPr>
            <w:tcW w:w="5000" w:type="pct"/>
            <w:gridSpan w:val="2"/>
          </w:tcPr>
          <w:p w14:paraId="2794995E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CSU001 – Manter cadastro de usuários</w:t>
            </w:r>
          </w:p>
        </w:tc>
      </w:tr>
      <w:tr w:rsidR="00841198" w:rsidRPr="00841198" w14:paraId="78E437A7" w14:textId="77777777" w:rsidTr="00D27E70">
        <w:tc>
          <w:tcPr>
            <w:tcW w:w="1119" w:type="pct"/>
          </w:tcPr>
          <w:p w14:paraId="61EE9CE7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EC5992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EC5992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1A0625C8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Caso de uso referente ao CRUD de usuários.</w:t>
            </w:r>
          </w:p>
        </w:tc>
      </w:tr>
      <w:tr w:rsidR="00841198" w:rsidRPr="00841198" w14:paraId="13F1450C" w14:textId="77777777" w:rsidTr="00D27E70">
        <w:tc>
          <w:tcPr>
            <w:tcW w:w="5000" w:type="pct"/>
            <w:gridSpan w:val="2"/>
          </w:tcPr>
          <w:p w14:paraId="6638053D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0E2DF3DE" w14:textId="77777777" w:rsidR="00841198" w:rsidRPr="00651416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>Acessar o iEdu pelo navegador.</w:t>
            </w:r>
          </w:p>
        </w:tc>
      </w:tr>
      <w:tr w:rsidR="00841198" w:rsidRPr="00841198" w14:paraId="03FADDD2" w14:textId="77777777" w:rsidTr="00D27E70">
        <w:tc>
          <w:tcPr>
            <w:tcW w:w="5000" w:type="pct"/>
            <w:gridSpan w:val="2"/>
          </w:tcPr>
          <w:p w14:paraId="29F29615" w14:textId="77777777" w:rsidR="00841198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5A746A5C" w14:textId="77777777" w:rsidR="00841198" w:rsidRPr="00841198" w:rsidRDefault="00841198" w:rsidP="00D27E70">
            <w:pPr>
              <w:rPr>
                <w:rFonts w:ascii="Arial" w:hAnsi="Arial" w:cs="Arial"/>
                <w:b/>
                <w:bCs/>
                <w:color w:val="FF0000"/>
                <w:lang w:val="pt-BR"/>
              </w:rPr>
            </w:pPr>
            <w:r w:rsidRPr="00841198">
              <w:rPr>
                <w:rFonts w:ascii="Arial" w:hAnsi="Arial" w:cs="Arial"/>
                <w:b/>
                <w:bCs/>
                <w:color w:val="FF0000"/>
                <w:lang w:val="pt-BR"/>
              </w:rPr>
              <w:t xml:space="preserve">SOMENTE EXISTE UM FLUXO PRINCIPAL </w:t>
            </w:r>
          </w:p>
          <w:p w14:paraId="3F21373E" w14:textId="77777777" w:rsidR="00841198" w:rsidRPr="00841198" w:rsidRDefault="00841198" w:rsidP="00D27E70">
            <w:pPr>
              <w:rPr>
                <w:rFonts w:ascii="Arial" w:hAnsi="Arial" w:cs="Arial"/>
                <w:b/>
                <w:bCs/>
                <w:color w:val="FF0000"/>
                <w:lang w:val="pt-BR"/>
              </w:rPr>
            </w:pPr>
            <w:r w:rsidRPr="00841198">
              <w:rPr>
                <w:rFonts w:ascii="Arial" w:hAnsi="Arial" w:cs="Arial"/>
                <w:b/>
                <w:bCs/>
                <w:color w:val="FF0000"/>
                <w:lang w:val="pt-BR"/>
              </w:rPr>
              <w:t>CREATE OU READ, os demais serão fluxos alternativos.</w:t>
            </w:r>
          </w:p>
          <w:p w14:paraId="78512DF8" w14:textId="77777777" w:rsidR="00841198" w:rsidRPr="00841198" w:rsidRDefault="00841198" w:rsidP="00D27E70">
            <w:pPr>
              <w:rPr>
                <w:rFonts w:ascii="Arial" w:hAnsi="Arial" w:cs="Arial"/>
                <w:b/>
                <w:bCs/>
                <w:color w:val="FF0000"/>
                <w:lang w:val="pt-BR"/>
              </w:rPr>
            </w:pPr>
            <w:r w:rsidRPr="00841198">
              <w:rPr>
                <w:rFonts w:ascii="Arial" w:hAnsi="Arial" w:cs="Arial"/>
                <w:b/>
                <w:bCs/>
                <w:color w:val="FF0000"/>
                <w:lang w:val="pt-BR"/>
              </w:rPr>
              <w:t>Precisa detalhar os dados nome, login, ...</w:t>
            </w:r>
          </w:p>
          <w:p w14:paraId="5D5D8B3D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</w:p>
          <w:p w14:paraId="68B37EA5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Create - Cadastro feito pela tela inicial de Cadastro</w:t>
            </w:r>
          </w:p>
          <w:p w14:paraId="490E77D4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Read - Informações de cadastro podem ser lidas na aba Perfil, após cadastro e login. Ou, ao efetuar o login, o sistema faz a confirmação de informações para liberar ou não acesso.</w:t>
            </w:r>
          </w:p>
          <w:p w14:paraId="4B17CB78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Update - Feito pela aba Perfil após login.</w:t>
            </w:r>
          </w:p>
          <w:p w14:paraId="6AE5910F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Delete – Pode ser solicitado pelo usuário ou feito pelo Administrador.</w:t>
            </w:r>
          </w:p>
        </w:tc>
      </w:tr>
      <w:tr w:rsidR="00841198" w:rsidRPr="00841198" w14:paraId="35DBB49B" w14:textId="77777777" w:rsidTr="00D27E70">
        <w:tc>
          <w:tcPr>
            <w:tcW w:w="5000" w:type="pct"/>
            <w:gridSpan w:val="2"/>
          </w:tcPr>
          <w:p w14:paraId="4A1C6E05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3FB5A084" w14:textId="77777777" w:rsidR="00841198" w:rsidRPr="00651416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651416" w14:paraId="18CB7268" w14:textId="77777777" w:rsidTr="00D27E70">
        <w:tc>
          <w:tcPr>
            <w:tcW w:w="5000" w:type="pct"/>
            <w:gridSpan w:val="2"/>
          </w:tcPr>
          <w:p w14:paraId="48AC712E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1A7EC782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[FE1] Fluxo Exceção 1:</w:t>
            </w:r>
            <w:r w:rsidRPr="00651416">
              <w:rPr>
                <w:rFonts w:ascii="Arial" w:hAnsi="Arial" w:cs="Arial"/>
                <w:lang w:val="pt-BR"/>
              </w:rPr>
              <w:t xml:space="preserve"> No cadastro, constatar informações inconsistentes. É mostrado um alerta pedindo retificação.</w:t>
            </w:r>
          </w:p>
          <w:p w14:paraId="0CB878E2" w14:textId="77777777" w:rsidR="00841198" w:rsidRPr="00651416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[FE2] Fluxo Exceção 2:</w:t>
            </w:r>
            <w:r w:rsidRPr="00651416">
              <w:rPr>
                <w:rFonts w:ascii="Arial" w:hAnsi="Arial" w:cs="Arial"/>
                <w:lang w:val="pt-BR"/>
              </w:rPr>
              <w:t xml:space="preserve"> </w:t>
            </w:r>
            <w:r w:rsidRPr="00651416">
              <w:rPr>
                <w:rFonts w:ascii="Arial" w:hAnsi="Arial" w:cs="Arial"/>
                <w:bCs/>
                <w:lang w:val="pt-BR"/>
              </w:rPr>
              <w:t xml:space="preserve">Usuário tentar logar com informações </w:t>
            </w:r>
            <w:r>
              <w:rPr>
                <w:rFonts w:ascii="Arial" w:hAnsi="Arial" w:cs="Arial"/>
                <w:bCs/>
                <w:lang w:val="pt-BR"/>
              </w:rPr>
              <w:t>n</w:t>
            </w:r>
            <w:r w:rsidRPr="00651416">
              <w:rPr>
                <w:rFonts w:ascii="Arial" w:hAnsi="Arial" w:cs="Arial"/>
                <w:bCs/>
                <w:lang w:val="pt-BR"/>
              </w:rPr>
              <w:t>ão cadastradas. É apresentado um alerta pedindo retificação.</w:t>
            </w:r>
          </w:p>
          <w:p w14:paraId="1C02217D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[FE3] Fluxo Exceção 3:</w:t>
            </w:r>
            <w:r w:rsidRPr="00651416">
              <w:rPr>
                <w:rFonts w:ascii="Arial" w:hAnsi="Arial" w:cs="Arial"/>
                <w:lang w:val="pt-BR"/>
              </w:rPr>
              <w:t xml:space="preserve"> Na edição, usuário tentar inserir informações inconsistentes. É mostrado um alerta pedindo retificação.</w:t>
            </w:r>
          </w:p>
        </w:tc>
      </w:tr>
      <w:tr w:rsidR="00841198" w:rsidRPr="00841198" w14:paraId="6D77F0AC" w14:textId="77777777" w:rsidTr="00D27E70">
        <w:tc>
          <w:tcPr>
            <w:tcW w:w="5000" w:type="pct"/>
            <w:gridSpan w:val="2"/>
          </w:tcPr>
          <w:p w14:paraId="4FF0C9E2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br w:type="page"/>
            </w: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637DD597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Usuário cadastrado, logado, editado ou excluído.</w:t>
            </w:r>
          </w:p>
        </w:tc>
      </w:tr>
      <w:tr w:rsidR="00841198" w:rsidRPr="00841198" w14:paraId="245B0E98" w14:textId="77777777" w:rsidTr="00D27E70">
        <w:tc>
          <w:tcPr>
            <w:tcW w:w="5000" w:type="pct"/>
            <w:gridSpan w:val="2"/>
          </w:tcPr>
          <w:p w14:paraId="2D58E920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46F4472B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[RN005]</w:t>
            </w:r>
            <w:r w:rsidRPr="00651416">
              <w:rPr>
                <w:rFonts w:ascii="Arial" w:hAnsi="Arial" w:cs="Arial"/>
                <w:lang w:val="pt-BR"/>
              </w:rPr>
              <w:t xml:space="preserve"> – Permissão de edição de dados</w:t>
            </w:r>
          </w:p>
        </w:tc>
      </w:tr>
    </w:tbl>
    <w:p w14:paraId="544BAC1E" w14:textId="77777777" w:rsidR="00841198" w:rsidRDefault="00841198" w:rsidP="00841198">
      <w:pPr>
        <w:spacing w:line="360" w:lineRule="auto"/>
        <w:rPr>
          <w:highlight w:val="yellow"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841198" w14:paraId="6675F69D" w14:textId="77777777" w:rsidTr="00D27E70">
        <w:tc>
          <w:tcPr>
            <w:tcW w:w="5000" w:type="pct"/>
            <w:gridSpan w:val="2"/>
          </w:tcPr>
          <w:p w14:paraId="7616DF00" w14:textId="77777777" w:rsidR="00841198" w:rsidRPr="007022DE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7022DE">
              <w:rPr>
                <w:rFonts w:ascii="Arial" w:hAnsi="Arial" w:cs="Arial"/>
                <w:b/>
                <w:bCs/>
                <w:lang w:val="pt-BR"/>
              </w:rPr>
              <w:t>CSU002 – Manter Grupos de estudos</w:t>
            </w:r>
          </w:p>
        </w:tc>
      </w:tr>
      <w:tr w:rsidR="00841198" w:rsidRPr="00841198" w14:paraId="6109B371" w14:textId="77777777" w:rsidTr="00D27E70">
        <w:tc>
          <w:tcPr>
            <w:tcW w:w="1119" w:type="pct"/>
          </w:tcPr>
          <w:p w14:paraId="5682C95D" w14:textId="77777777" w:rsidR="00841198" w:rsidRPr="00480ACC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480AC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480AC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7273D6F0" w14:textId="77777777" w:rsidR="00841198" w:rsidRPr="007022DE" w:rsidRDefault="00841198" w:rsidP="00D27E70">
            <w:pPr>
              <w:rPr>
                <w:rFonts w:ascii="Arial" w:hAnsi="Arial" w:cs="Arial"/>
                <w:lang w:val="pt-BR"/>
              </w:rPr>
            </w:pPr>
            <w:r w:rsidRPr="007022DE">
              <w:rPr>
                <w:rFonts w:ascii="Arial" w:hAnsi="Arial" w:cs="Arial"/>
                <w:lang w:val="pt-BR"/>
              </w:rPr>
              <w:t>Caso de uso referente ao CRUD de Grupos de Estudos.</w:t>
            </w:r>
          </w:p>
        </w:tc>
      </w:tr>
      <w:tr w:rsidR="00841198" w:rsidRPr="00841198" w14:paraId="1B062B2D" w14:textId="77777777" w:rsidTr="00D27E70">
        <w:tc>
          <w:tcPr>
            <w:tcW w:w="5000" w:type="pct"/>
            <w:gridSpan w:val="2"/>
          </w:tcPr>
          <w:p w14:paraId="4C35D270" w14:textId="77777777" w:rsidR="00841198" w:rsidRPr="00480AC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47D6EB1A" w14:textId="77777777" w:rsidR="00841198" w:rsidRPr="00651416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>Usuário deve estar logado no sistema.</w:t>
            </w:r>
          </w:p>
        </w:tc>
      </w:tr>
      <w:tr w:rsidR="00841198" w:rsidRPr="00841198" w14:paraId="61E567F0" w14:textId="77777777" w:rsidTr="00D27E70">
        <w:tc>
          <w:tcPr>
            <w:tcW w:w="5000" w:type="pct"/>
            <w:gridSpan w:val="2"/>
          </w:tcPr>
          <w:p w14:paraId="56B311F2" w14:textId="77777777" w:rsidR="00841198" w:rsidRPr="007022DE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7022DE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2EC45E63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1 – Login no sistema</w:t>
            </w:r>
          </w:p>
          <w:p w14:paraId="3E65BDE7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2 – Aba Grupos de Estudos</w:t>
            </w:r>
          </w:p>
          <w:p w14:paraId="60331AC3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3 – Pesquisar Grupo</w:t>
            </w:r>
          </w:p>
          <w:p w14:paraId="23968E7F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 xml:space="preserve">      3.1 – Encontrar Grupo pesquisado</w:t>
            </w:r>
          </w:p>
        </w:tc>
      </w:tr>
      <w:tr w:rsidR="00841198" w:rsidRPr="00D27E70" w14:paraId="5EA6D817" w14:textId="77777777" w:rsidTr="00D27E70">
        <w:tc>
          <w:tcPr>
            <w:tcW w:w="5000" w:type="pct"/>
            <w:gridSpan w:val="2"/>
          </w:tcPr>
          <w:p w14:paraId="38D15F2B" w14:textId="77777777" w:rsidR="00841198" w:rsidRPr="00480AC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533CCD8F" w14:textId="77777777" w:rsidR="00841198" w:rsidRPr="00651416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 xml:space="preserve">1 – </w:t>
            </w:r>
            <w:proofErr w:type="gramStart"/>
            <w:r w:rsidRPr="00651416">
              <w:rPr>
                <w:rFonts w:ascii="Arial" w:hAnsi="Arial" w:cs="Arial"/>
                <w:bCs/>
                <w:lang w:val="pt-BR"/>
              </w:rPr>
              <w:t>Criar novo</w:t>
            </w:r>
            <w:proofErr w:type="gramEnd"/>
            <w:r w:rsidRPr="00651416">
              <w:rPr>
                <w:rFonts w:ascii="Arial" w:hAnsi="Arial" w:cs="Arial"/>
                <w:bCs/>
                <w:lang w:val="pt-BR"/>
              </w:rPr>
              <w:t xml:space="preserve"> grupo de estudos</w:t>
            </w:r>
          </w:p>
        </w:tc>
      </w:tr>
      <w:tr w:rsidR="00841198" w:rsidRPr="00D27E70" w14:paraId="79AE9D5E" w14:textId="77777777" w:rsidTr="00D27E70">
        <w:tc>
          <w:tcPr>
            <w:tcW w:w="5000" w:type="pct"/>
            <w:gridSpan w:val="2"/>
          </w:tcPr>
          <w:p w14:paraId="41BCCED6" w14:textId="77777777" w:rsidR="00841198" w:rsidRPr="00480AC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0357B17A" w14:textId="77777777" w:rsidR="00841198" w:rsidRPr="00651416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[FE1] Fluxo Exceção 1:</w:t>
            </w:r>
            <w:r w:rsidRPr="00651416">
              <w:rPr>
                <w:rFonts w:ascii="Arial" w:hAnsi="Arial" w:cs="Arial"/>
                <w:lang w:val="pt-BR"/>
              </w:rPr>
              <w:t xml:space="preserve"> </w:t>
            </w:r>
            <w:r w:rsidRPr="00651416">
              <w:rPr>
                <w:rFonts w:ascii="Arial" w:hAnsi="Arial" w:cs="Arial"/>
                <w:bCs/>
                <w:lang w:val="pt-BR"/>
              </w:rPr>
              <w:t>Grupo pesquisado não encontrado, é exibido alerta de “Pesquisa não retornou nenhum resultado”</w:t>
            </w:r>
          </w:p>
          <w:p w14:paraId="56403E9B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480ACC">
              <w:rPr>
                <w:rFonts w:ascii="Arial" w:hAnsi="Arial" w:cs="Arial"/>
                <w:b/>
                <w:lang w:val="pt-BR"/>
              </w:rPr>
              <w:t>[FE2] Fluxo Exceção 2:</w:t>
            </w:r>
            <w:r w:rsidRPr="00651416">
              <w:rPr>
                <w:rFonts w:ascii="Arial" w:hAnsi="Arial" w:cs="Arial"/>
                <w:bCs/>
                <w:lang w:val="pt-BR"/>
              </w:rPr>
              <w:t xml:space="preserve"> </w:t>
            </w:r>
            <w:r w:rsidRPr="00651416">
              <w:rPr>
                <w:rFonts w:ascii="Arial" w:hAnsi="Arial" w:cs="Arial"/>
                <w:lang w:val="pt-BR"/>
              </w:rPr>
              <w:t xml:space="preserve">Falta de informação para </w:t>
            </w:r>
            <w:proofErr w:type="gramStart"/>
            <w:r w:rsidRPr="00651416">
              <w:rPr>
                <w:rFonts w:ascii="Arial" w:hAnsi="Arial" w:cs="Arial"/>
                <w:lang w:val="pt-BR"/>
              </w:rPr>
              <w:t>criar novo</w:t>
            </w:r>
            <w:proofErr w:type="gramEnd"/>
            <w:r w:rsidRPr="00651416">
              <w:rPr>
                <w:rFonts w:ascii="Arial" w:hAnsi="Arial" w:cs="Arial"/>
                <w:lang w:val="pt-BR"/>
              </w:rPr>
              <w:t xml:space="preserve"> grupo, é exibido alerta para retificar.</w:t>
            </w:r>
          </w:p>
        </w:tc>
      </w:tr>
      <w:tr w:rsidR="00841198" w:rsidRPr="00841198" w14:paraId="022A46F0" w14:textId="77777777" w:rsidTr="00D27E70">
        <w:tc>
          <w:tcPr>
            <w:tcW w:w="5000" w:type="pct"/>
            <w:gridSpan w:val="2"/>
          </w:tcPr>
          <w:p w14:paraId="3AD80FEB" w14:textId="77777777" w:rsidR="00841198" w:rsidRPr="00480AC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br w:type="page"/>
            </w:r>
            <w:r w:rsidRPr="00480AC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0DE76C16" w14:textId="77777777" w:rsidR="00841198" w:rsidRPr="00651416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>Grupo encontrado ou novo grupo criado</w:t>
            </w:r>
          </w:p>
        </w:tc>
      </w:tr>
      <w:tr w:rsidR="00841198" w:rsidRPr="00841198" w14:paraId="7BFA2AF8" w14:textId="77777777" w:rsidTr="00D27E70">
        <w:tc>
          <w:tcPr>
            <w:tcW w:w="5000" w:type="pct"/>
            <w:gridSpan w:val="2"/>
          </w:tcPr>
          <w:p w14:paraId="2AF0087B" w14:textId="77777777" w:rsidR="00841198" w:rsidRPr="00480AC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55821F5E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[RN004]</w:t>
            </w:r>
            <w:r w:rsidRPr="00651416">
              <w:rPr>
                <w:rFonts w:ascii="Arial" w:hAnsi="Arial" w:cs="Arial"/>
                <w:lang w:val="pt-BR"/>
              </w:rPr>
              <w:t xml:space="preserve"> – Os grupos de estudo terão até 10 pessoas</w:t>
            </w:r>
          </w:p>
        </w:tc>
      </w:tr>
    </w:tbl>
    <w:p w14:paraId="474F536B" w14:textId="77777777" w:rsidR="00841198" w:rsidRDefault="00841198" w:rsidP="00841198">
      <w:pPr>
        <w:spacing w:line="360" w:lineRule="auto"/>
        <w:rPr>
          <w:highlight w:val="yellow"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841198" w14:paraId="3B8A3CB8" w14:textId="77777777" w:rsidTr="00D27E70">
        <w:tc>
          <w:tcPr>
            <w:tcW w:w="5000" w:type="pct"/>
            <w:gridSpan w:val="2"/>
          </w:tcPr>
          <w:p w14:paraId="49401C4B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CSU00</w:t>
            </w:r>
            <w:r>
              <w:rPr>
                <w:rFonts w:ascii="Arial" w:hAnsi="Arial" w:cs="Arial"/>
                <w:b/>
                <w:bCs/>
                <w:lang w:val="pt-BR"/>
              </w:rPr>
              <w:t>3</w:t>
            </w: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 – </w:t>
            </w:r>
            <w:r>
              <w:rPr>
                <w:rFonts w:ascii="Arial" w:hAnsi="Arial" w:cs="Arial"/>
                <w:b/>
                <w:bCs/>
                <w:lang w:val="pt-BR"/>
              </w:rPr>
              <w:t>Ingressar em grupos de estudos</w:t>
            </w:r>
          </w:p>
        </w:tc>
      </w:tr>
      <w:tr w:rsidR="00841198" w:rsidRPr="00841198" w14:paraId="3F1519CC" w14:textId="77777777" w:rsidTr="00D27E70">
        <w:tc>
          <w:tcPr>
            <w:tcW w:w="1119" w:type="pct"/>
          </w:tcPr>
          <w:p w14:paraId="41481FA8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EC5992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EC5992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06F34E72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Caso de uso referente ao ingresso no grupo de estudos.</w:t>
            </w:r>
          </w:p>
        </w:tc>
      </w:tr>
      <w:tr w:rsidR="00841198" w:rsidRPr="00841198" w14:paraId="575FA844" w14:textId="77777777" w:rsidTr="00D27E70">
        <w:tc>
          <w:tcPr>
            <w:tcW w:w="5000" w:type="pct"/>
            <w:gridSpan w:val="2"/>
          </w:tcPr>
          <w:p w14:paraId="278B6B4C" w14:textId="77777777" w:rsidR="00841198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2AA00153" w14:textId="77777777" w:rsidR="00841198" w:rsidRPr="009A7C8D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Estar logado no sistema e acessar aba de grupos de estudos</w:t>
            </w:r>
          </w:p>
        </w:tc>
      </w:tr>
      <w:tr w:rsidR="00841198" w:rsidRPr="00841198" w14:paraId="3075E391" w14:textId="77777777" w:rsidTr="00D27E70">
        <w:tc>
          <w:tcPr>
            <w:tcW w:w="5000" w:type="pct"/>
            <w:gridSpan w:val="2"/>
          </w:tcPr>
          <w:p w14:paraId="0BC70DC0" w14:textId="77777777" w:rsidR="00841198" w:rsidRPr="007C666D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7C666D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6E673871" w14:textId="77777777" w:rsidR="00841198" w:rsidRPr="007C666D" w:rsidRDefault="00841198" w:rsidP="00D27E70">
            <w:pPr>
              <w:rPr>
                <w:rFonts w:ascii="Arial" w:hAnsi="Arial" w:cs="Arial"/>
                <w:lang w:val="pt-BR"/>
              </w:rPr>
            </w:pPr>
            <w:r w:rsidRPr="007C666D">
              <w:rPr>
                <w:rFonts w:ascii="Arial" w:hAnsi="Arial" w:cs="Arial"/>
                <w:lang w:val="pt-BR"/>
              </w:rPr>
              <w:t>1 – Login no sistema</w:t>
            </w:r>
          </w:p>
          <w:p w14:paraId="08ED4203" w14:textId="77777777" w:rsidR="00841198" w:rsidRPr="007C666D" w:rsidRDefault="00841198" w:rsidP="00D27E70">
            <w:pPr>
              <w:rPr>
                <w:rFonts w:ascii="Arial" w:hAnsi="Arial" w:cs="Arial"/>
                <w:lang w:val="pt-BR"/>
              </w:rPr>
            </w:pPr>
            <w:r w:rsidRPr="007C666D">
              <w:rPr>
                <w:rFonts w:ascii="Arial" w:hAnsi="Arial" w:cs="Arial"/>
                <w:lang w:val="pt-BR"/>
              </w:rPr>
              <w:t>2 – Acessar aba Grupos de Estudo</w:t>
            </w:r>
          </w:p>
          <w:p w14:paraId="110A236B" w14:textId="77777777" w:rsidR="00841198" w:rsidRPr="007C666D" w:rsidRDefault="00841198" w:rsidP="00D27E70">
            <w:pPr>
              <w:rPr>
                <w:rFonts w:ascii="Arial" w:hAnsi="Arial" w:cs="Arial"/>
                <w:lang w:val="pt-BR"/>
              </w:rPr>
            </w:pPr>
            <w:r w:rsidRPr="007C666D">
              <w:rPr>
                <w:rFonts w:ascii="Arial" w:hAnsi="Arial" w:cs="Arial"/>
                <w:lang w:val="pt-BR"/>
              </w:rPr>
              <w:t>3 – Pesquisar Grupo</w:t>
            </w:r>
          </w:p>
          <w:p w14:paraId="4CFD676F" w14:textId="77777777" w:rsidR="00841198" w:rsidRPr="007C666D" w:rsidRDefault="00841198" w:rsidP="00D27E70">
            <w:pPr>
              <w:rPr>
                <w:lang w:val="pt-BR"/>
              </w:rPr>
            </w:pPr>
            <w:r w:rsidRPr="007C666D">
              <w:rPr>
                <w:rFonts w:ascii="Arial" w:hAnsi="Arial" w:cs="Arial"/>
                <w:lang w:val="pt-BR"/>
              </w:rPr>
              <w:t>4 – Ingressar no Grupo</w:t>
            </w:r>
          </w:p>
        </w:tc>
      </w:tr>
      <w:tr w:rsidR="00841198" w:rsidRPr="00651416" w14:paraId="4CAF8C46" w14:textId="77777777" w:rsidTr="00D27E70">
        <w:tc>
          <w:tcPr>
            <w:tcW w:w="5000" w:type="pct"/>
            <w:gridSpan w:val="2"/>
          </w:tcPr>
          <w:p w14:paraId="35A80E23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0B33341A" w14:textId="77777777" w:rsidR="00841198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1 – Criar um grupo de estudos</w:t>
            </w:r>
          </w:p>
          <w:p w14:paraId="466285B0" w14:textId="77777777" w:rsidR="00841198" w:rsidRPr="00651416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2 – Ingressar no grupo criado</w:t>
            </w:r>
          </w:p>
        </w:tc>
      </w:tr>
      <w:tr w:rsidR="00841198" w:rsidRPr="00841198" w14:paraId="7201AD8A" w14:textId="77777777" w:rsidTr="00D27E70">
        <w:tc>
          <w:tcPr>
            <w:tcW w:w="5000" w:type="pct"/>
            <w:gridSpan w:val="2"/>
          </w:tcPr>
          <w:p w14:paraId="05A54362" w14:textId="77777777" w:rsidR="00841198" w:rsidRPr="00E5358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3016B3EF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Não se aplica</w:t>
            </w:r>
          </w:p>
        </w:tc>
      </w:tr>
      <w:tr w:rsidR="00841198" w:rsidRPr="00841198" w14:paraId="14BE28A4" w14:textId="77777777" w:rsidTr="00D27E70">
        <w:tc>
          <w:tcPr>
            <w:tcW w:w="5000" w:type="pct"/>
            <w:gridSpan w:val="2"/>
          </w:tcPr>
          <w:p w14:paraId="456B7F8B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br w:type="page"/>
            </w: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4808CD70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Usuário</w:t>
            </w:r>
            <w:r>
              <w:rPr>
                <w:rFonts w:ascii="Arial" w:hAnsi="Arial" w:cs="Arial"/>
                <w:lang w:val="pt-BR"/>
              </w:rPr>
              <w:t xml:space="preserve"> ingresso no grupo</w:t>
            </w:r>
          </w:p>
        </w:tc>
      </w:tr>
      <w:tr w:rsidR="00841198" w:rsidRPr="00841198" w14:paraId="08D510BA" w14:textId="77777777" w:rsidTr="00D27E70">
        <w:tc>
          <w:tcPr>
            <w:tcW w:w="5000" w:type="pct"/>
            <w:gridSpan w:val="2"/>
          </w:tcPr>
          <w:p w14:paraId="5E29E515" w14:textId="77777777" w:rsidR="00841198" w:rsidRPr="00EC5992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084637BD" w14:textId="77777777" w:rsidR="00841198" w:rsidRPr="00651416" w:rsidRDefault="00841198" w:rsidP="00D27E70">
            <w:pPr>
              <w:rPr>
                <w:rFonts w:ascii="Arial" w:hAnsi="Arial" w:cs="Arial"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[RN004]</w:t>
            </w:r>
            <w:r w:rsidRPr="00651416">
              <w:rPr>
                <w:rFonts w:ascii="Arial" w:hAnsi="Arial" w:cs="Arial"/>
                <w:lang w:val="pt-BR"/>
              </w:rPr>
              <w:t xml:space="preserve"> – Os grupos de estudo terão até 10 pessoas</w:t>
            </w:r>
          </w:p>
        </w:tc>
      </w:tr>
    </w:tbl>
    <w:p w14:paraId="70EF527C" w14:textId="77777777" w:rsidR="00841198" w:rsidRPr="008D3415" w:rsidRDefault="00841198" w:rsidP="00841198">
      <w:pPr>
        <w:spacing w:line="360" w:lineRule="auto"/>
        <w:rPr>
          <w:highlight w:val="yellow"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946400" w14:paraId="2D13C389" w14:textId="77777777" w:rsidTr="00D27E70">
        <w:tc>
          <w:tcPr>
            <w:tcW w:w="5000" w:type="pct"/>
            <w:gridSpan w:val="2"/>
          </w:tcPr>
          <w:p w14:paraId="283C519D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946400">
              <w:rPr>
                <w:rFonts w:ascii="Arial" w:hAnsi="Arial" w:cs="Arial"/>
                <w:b/>
                <w:bCs/>
              </w:rPr>
              <w:t>CSU00</w:t>
            </w:r>
            <w:r>
              <w:rPr>
                <w:rFonts w:ascii="Arial" w:hAnsi="Arial" w:cs="Arial"/>
                <w:b/>
                <w:bCs/>
              </w:rPr>
              <w:t>4</w:t>
            </w:r>
            <w:r w:rsidRPr="00946400">
              <w:rPr>
                <w:rFonts w:ascii="Arial" w:hAnsi="Arial" w:cs="Arial"/>
                <w:b/>
                <w:bCs/>
              </w:rPr>
              <w:t xml:space="preserve"> – Solicitar Pronto Atendimento</w:t>
            </w:r>
          </w:p>
        </w:tc>
      </w:tr>
      <w:tr w:rsidR="00841198" w:rsidRPr="00841198" w14:paraId="18E404FF" w14:textId="77777777" w:rsidTr="00D27E70">
        <w:tc>
          <w:tcPr>
            <w:tcW w:w="1119" w:type="pct"/>
          </w:tcPr>
          <w:p w14:paraId="6A412DE4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946400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946400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618A7CD6" w14:textId="77777777" w:rsidR="00841198" w:rsidRPr="007022DE" w:rsidRDefault="00841198" w:rsidP="00D27E70">
            <w:pPr>
              <w:rPr>
                <w:rFonts w:ascii="Arial" w:hAnsi="Arial" w:cs="Arial"/>
                <w:lang w:val="pt-BR"/>
              </w:rPr>
            </w:pPr>
            <w:r w:rsidRPr="007022DE">
              <w:rPr>
                <w:rFonts w:ascii="Arial" w:hAnsi="Arial" w:cs="Arial"/>
                <w:lang w:val="pt-BR"/>
              </w:rPr>
              <w:t>Este caso de uso tem como objetivo permitir que o aluno solicite um pronto atendimento com o professor.</w:t>
            </w:r>
          </w:p>
        </w:tc>
      </w:tr>
      <w:tr w:rsidR="00841198" w:rsidRPr="00841198" w14:paraId="46388DCE" w14:textId="77777777" w:rsidTr="00D27E70">
        <w:tc>
          <w:tcPr>
            <w:tcW w:w="5000" w:type="pct"/>
            <w:gridSpan w:val="2"/>
          </w:tcPr>
          <w:p w14:paraId="7EA069A6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6B01FC4A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946400">
              <w:rPr>
                <w:rFonts w:ascii="Arial" w:hAnsi="Arial" w:cs="Arial"/>
                <w:bCs/>
                <w:lang w:val="pt-BR"/>
              </w:rPr>
              <w:t xml:space="preserve">O aluno deve estar </w:t>
            </w:r>
            <w:r>
              <w:rPr>
                <w:rFonts w:ascii="Arial" w:hAnsi="Arial" w:cs="Arial"/>
                <w:bCs/>
                <w:lang w:val="pt-BR"/>
              </w:rPr>
              <w:t>logado na plataforma.</w:t>
            </w:r>
          </w:p>
        </w:tc>
      </w:tr>
      <w:tr w:rsidR="00841198" w:rsidRPr="00841198" w14:paraId="4A1CE8DE" w14:textId="77777777" w:rsidTr="00D27E70">
        <w:tc>
          <w:tcPr>
            <w:tcW w:w="5000" w:type="pct"/>
            <w:gridSpan w:val="2"/>
          </w:tcPr>
          <w:p w14:paraId="02A4F979" w14:textId="77777777" w:rsidR="00841198" w:rsidRPr="007022DE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7022DE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0E033E13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Este caso de uso se inicia quando o ator aluno escolhe a opção de “Solicitar Pronto Atendimento”.</w:t>
            </w:r>
          </w:p>
          <w:p w14:paraId="2D710B57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1 - O ator aluno clica em “Solicitar Pronto Atendimento”</w:t>
            </w:r>
          </w:p>
          <w:p w14:paraId="64CCC811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2 - O sistema irá gerar um questionário para saber do que se trata a dúvida do aluno.</w:t>
            </w:r>
          </w:p>
          <w:p w14:paraId="1F242E9C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3 -</w:t>
            </w:r>
            <w:r>
              <w:rPr>
                <w:rFonts w:ascii="Arial" w:hAnsi="Arial" w:cs="Arial"/>
                <w:lang w:val="pt-BR"/>
              </w:rPr>
              <w:t xml:space="preserve"> </w:t>
            </w:r>
            <w:r w:rsidRPr="00946400">
              <w:rPr>
                <w:rFonts w:ascii="Arial" w:hAnsi="Arial" w:cs="Arial"/>
                <w:lang w:val="pt-BR"/>
              </w:rPr>
              <w:t>A solicitação do aluno é enviada para a fila do professor que melhor atende a demanda.</w:t>
            </w:r>
          </w:p>
        </w:tc>
      </w:tr>
      <w:tr w:rsidR="00841198" w:rsidRPr="00841198" w14:paraId="74355179" w14:textId="77777777" w:rsidTr="00D27E70">
        <w:tc>
          <w:tcPr>
            <w:tcW w:w="5000" w:type="pct"/>
            <w:gridSpan w:val="2"/>
          </w:tcPr>
          <w:p w14:paraId="521E7074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74CCE9E1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946400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841198" w14:paraId="3DC87155" w14:textId="77777777" w:rsidTr="00D27E70">
        <w:tc>
          <w:tcPr>
            <w:tcW w:w="5000" w:type="pct"/>
            <w:gridSpan w:val="2"/>
          </w:tcPr>
          <w:p w14:paraId="3C838F29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1E17E9A5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0F3AF0">
              <w:rPr>
                <w:rFonts w:ascii="Arial" w:hAnsi="Arial" w:cs="Arial"/>
                <w:b/>
                <w:bCs/>
                <w:lang w:val="pt-BR"/>
              </w:rPr>
              <w:t>[FE1] Fluxo Exceção 1</w:t>
            </w:r>
            <w:r w:rsidRPr="00946400">
              <w:rPr>
                <w:rFonts w:ascii="Arial" w:hAnsi="Arial" w:cs="Arial"/>
                <w:lang w:val="pt-BR"/>
              </w:rPr>
              <w:t>: Não há professor do tema disponível.</w:t>
            </w:r>
          </w:p>
          <w:p w14:paraId="166B18F0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Este fluxo alternativo ocorre quando não há um professor da matéria disponível.</w:t>
            </w:r>
          </w:p>
          <w:p w14:paraId="25A8794B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1 - Após o preenchimento do questionário o sistema tentará encontrar o professor adequado.</w:t>
            </w:r>
          </w:p>
          <w:p w14:paraId="4B41FE5F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2 - Caso não haja nenhum professor daquela matéria disponível, o sistema enviará um alerta “Não há professores desse tema disponíveis,</w:t>
            </w:r>
            <w:r>
              <w:rPr>
                <w:rFonts w:ascii="Arial" w:hAnsi="Arial" w:cs="Arial"/>
                <w:lang w:val="pt-BR"/>
              </w:rPr>
              <w:t xml:space="preserve"> tente novamente mais tarde</w:t>
            </w:r>
            <w:r w:rsidRPr="00946400">
              <w:rPr>
                <w:rFonts w:ascii="Arial" w:hAnsi="Arial" w:cs="Arial"/>
                <w:lang w:val="pt-BR"/>
              </w:rPr>
              <w:t>”.</w:t>
            </w:r>
          </w:p>
        </w:tc>
      </w:tr>
      <w:tr w:rsidR="00841198" w:rsidRPr="00841198" w14:paraId="04E31223" w14:textId="77777777" w:rsidTr="00D27E70">
        <w:tc>
          <w:tcPr>
            <w:tcW w:w="5000" w:type="pct"/>
            <w:gridSpan w:val="2"/>
          </w:tcPr>
          <w:p w14:paraId="4DB09628" w14:textId="77777777" w:rsidR="00841198" w:rsidRPr="00314ED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br w:type="page"/>
            </w: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0A7D52ED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946400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841198" w:rsidRPr="00841198" w14:paraId="50E15848" w14:textId="77777777" w:rsidTr="00D27E70">
        <w:tc>
          <w:tcPr>
            <w:tcW w:w="5000" w:type="pct"/>
            <w:gridSpan w:val="2"/>
          </w:tcPr>
          <w:p w14:paraId="163B797F" w14:textId="77777777" w:rsidR="00841198" w:rsidRPr="00314ED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02B0BA22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 w:rsidRPr="009340C2">
              <w:rPr>
                <w:rFonts w:ascii="Arial" w:hAnsi="Arial" w:cs="Arial"/>
                <w:b/>
                <w:lang w:val="pt-BR"/>
              </w:rPr>
              <w:t>[RNF003]</w:t>
            </w:r>
            <w:r w:rsidRPr="00946400">
              <w:rPr>
                <w:rFonts w:ascii="Arial" w:hAnsi="Arial" w:cs="Arial"/>
                <w:bCs/>
                <w:lang w:val="pt-BR"/>
              </w:rPr>
              <w:t xml:space="preserve"> – Integração externa - Chamadas</w:t>
            </w:r>
          </w:p>
        </w:tc>
      </w:tr>
    </w:tbl>
    <w:p w14:paraId="7004A942" w14:textId="77777777" w:rsidR="00841198" w:rsidRDefault="00841198" w:rsidP="00841198">
      <w:pPr>
        <w:jc w:val="left"/>
        <w:rPr>
          <w:lang w:val="pt-BR"/>
        </w:rPr>
      </w:pPr>
      <w:r>
        <w:rPr>
          <w:lang w:val="pt-BR"/>
        </w:rPr>
        <w:tab/>
      </w: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841198" w14:paraId="5100FA2F" w14:textId="77777777" w:rsidTr="00D27E70">
        <w:tc>
          <w:tcPr>
            <w:tcW w:w="5000" w:type="pct"/>
            <w:gridSpan w:val="2"/>
          </w:tcPr>
          <w:p w14:paraId="7DDE376B" w14:textId="77777777" w:rsidR="00841198" w:rsidRPr="00D212D8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D212D8">
              <w:rPr>
                <w:rFonts w:ascii="Arial" w:hAnsi="Arial" w:cs="Arial"/>
                <w:b/>
                <w:bCs/>
                <w:lang w:val="pt-BR"/>
              </w:rPr>
              <w:t>CSU00</w:t>
            </w:r>
            <w:r>
              <w:rPr>
                <w:rFonts w:ascii="Arial" w:hAnsi="Arial" w:cs="Arial"/>
                <w:b/>
                <w:bCs/>
                <w:lang w:val="pt-BR"/>
              </w:rPr>
              <w:t>5</w:t>
            </w:r>
            <w:r w:rsidRPr="00D212D8">
              <w:rPr>
                <w:rFonts w:ascii="Arial" w:hAnsi="Arial" w:cs="Arial"/>
                <w:b/>
                <w:bCs/>
                <w:lang w:val="pt-BR"/>
              </w:rPr>
              <w:t xml:space="preserve"> – Gerar qu</w:t>
            </w:r>
            <w:r>
              <w:rPr>
                <w:rFonts w:ascii="Arial" w:hAnsi="Arial" w:cs="Arial"/>
                <w:b/>
                <w:bCs/>
                <w:lang w:val="pt-BR"/>
              </w:rPr>
              <w:t>es</w:t>
            </w:r>
            <w:r w:rsidRPr="00D212D8">
              <w:rPr>
                <w:rFonts w:ascii="Arial" w:hAnsi="Arial" w:cs="Arial"/>
                <w:b/>
                <w:bCs/>
                <w:lang w:val="pt-BR"/>
              </w:rPr>
              <w:t>tionário de p</w:t>
            </w:r>
            <w:r>
              <w:rPr>
                <w:rFonts w:ascii="Arial" w:hAnsi="Arial" w:cs="Arial"/>
                <w:b/>
                <w:bCs/>
                <w:lang w:val="pt-BR"/>
              </w:rPr>
              <w:t>ronto atendimento</w:t>
            </w:r>
          </w:p>
        </w:tc>
      </w:tr>
      <w:tr w:rsidR="00841198" w:rsidRPr="00841198" w14:paraId="30F73719" w14:textId="77777777" w:rsidTr="00D27E70">
        <w:tc>
          <w:tcPr>
            <w:tcW w:w="1119" w:type="pct"/>
          </w:tcPr>
          <w:p w14:paraId="2D8AAFB9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946400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946400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3C840D18" w14:textId="77777777" w:rsidR="00841198" w:rsidRPr="00EE55C7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Caso de Uso referente à geração do questionário de pré atendimento para identificar para qual professor direcionar o atendimento.</w:t>
            </w:r>
          </w:p>
        </w:tc>
      </w:tr>
      <w:tr w:rsidR="00841198" w:rsidRPr="00946400" w14:paraId="2AC6F645" w14:textId="77777777" w:rsidTr="00D27E70">
        <w:tc>
          <w:tcPr>
            <w:tcW w:w="5000" w:type="pct"/>
            <w:gridSpan w:val="2"/>
          </w:tcPr>
          <w:p w14:paraId="17098AB5" w14:textId="77777777" w:rsidR="00841198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641B0650" w14:textId="77777777" w:rsidR="00841198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Aluno logado no sistema.</w:t>
            </w:r>
          </w:p>
          <w:p w14:paraId="7BCE0C9E" w14:textId="77777777" w:rsidR="00841198" w:rsidRPr="00DE3CC4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Aluno solicitar atendimento.</w:t>
            </w:r>
          </w:p>
        </w:tc>
      </w:tr>
      <w:tr w:rsidR="00841198" w:rsidRPr="00841198" w14:paraId="038EB358" w14:textId="77777777" w:rsidTr="00D27E70">
        <w:tc>
          <w:tcPr>
            <w:tcW w:w="5000" w:type="pct"/>
            <w:gridSpan w:val="2"/>
          </w:tcPr>
          <w:p w14:paraId="2DE28C0F" w14:textId="77777777" w:rsidR="00841198" w:rsidRPr="00EE55C7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E55C7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6723F0DE" w14:textId="77777777" w:rsidR="00841198" w:rsidRPr="007022DE" w:rsidRDefault="00841198" w:rsidP="00D27E70">
            <w:pPr>
              <w:rPr>
                <w:rFonts w:ascii="Arial" w:hAnsi="Arial" w:cs="Arial"/>
                <w:lang w:val="pt-BR"/>
              </w:rPr>
            </w:pPr>
            <w:r w:rsidRPr="007022DE">
              <w:rPr>
                <w:rFonts w:ascii="Arial" w:hAnsi="Arial" w:cs="Arial"/>
                <w:lang w:val="pt-BR"/>
              </w:rPr>
              <w:t xml:space="preserve">1 – Aluno logar no Sistema </w:t>
            </w:r>
          </w:p>
          <w:p w14:paraId="68DC512F" w14:textId="77777777" w:rsidR="00841198" w:rsidRPr="005E47A1" w:rsidRDefault="00841198" w:rsidP="00D27E70">
            <w:pPr>
              <w:rPr>
                <w:rFonts w:ascii="Arial" w:hAnsi="Arial" w:cs="Arial"/>
                <w:lang w:val="pt-BR"/>
              </w:rPr>
            </w:pPr>
            <w:r w:rsidRPr="005E47A1">
              <w:rPr>
                <w:rFonts w:ascii="Arial" w:hAnsi="Arial" w:cs="Arial"/>
                <w:lang w:val="pt-BR"/>
              </w:rPr>
              <w:t>2 – Acessar aba pronto atendimento</w:t>
            </w:r>
          </w:p>
          <w:p w14:paraId="67235E6D" w14:textId="77777777" w:rsidR="00841198" w:rsidRPr="00EA350C" w:rsidRDefault="00841198" w:rsidP="00D27E70">
            <w:pPr>
              <w:rPr>
                <w:rFonts w:ascii="Arial" w:hAnsi="Arial" w:cs="Arial"/>
                <w:lang w:val="pt-BR"/>
              </w:rPr>
            </w:pPr>
            <w:r w:rsidRPr="00EA350C">
              <w:rPr>
                <w:rFonts w:ascii="Arial" w:hAnsi="Arial" w:cs="Arial"/>
                <w:lang w:val="pt-BR"/>
              </w:rPr>
              <w:t>3 – Clicar em Solicitar Pronto Atendimento</w:t>
            </w:r>
          </w:p>
          <w:p w14:paraId="52EA5A15" w14:textId="77777777" w:rsidR="00841198" w:rsidRPr="00EA350C" w:rsidRDefault="00841198" w:rsidP="00D27E70">
            <w:pPr>
              <w:rPr>
                <w:rFonts w:ascii="Arial" w:hAnsi="Arial" w:cs="Arial"/>
                <w:lang w:val="pt-BR"/>
              </w:rPr>
            </w:pPr>
            <w:r w:rsidRPr="00EA350C">
              <w:rPr>
                <w:rFonts w:ascii="Arial" w:hAnsi="Arial" w:cs="Arial"/>
                <w:lang w:val="pt-BR"/>
              </w:rPr>
              <w:t>4 – Preencher questionário de pré atendimento</w:t>
            </w:r>
            <w:r>
              <w:rPr>
                <w:rFonts w:ascii="Arial" w:hAnsi="Arial" w:cs="Arial"/>
                <w:lang w:val="pt-BR"/>
              </w:rPr>
              <w:t xml:space="preserve"> </w:t>
            </w:r>
            <w:r w:rsidRPr="00841198">
              <w:rPr>
                <w:rFonts w:ascii="Arial" w:hAnsi="Arial" w:cs="Arial"/>
                <w:color w:val="FF0000"/>
                <w:lang w:val="pt-BR"/>
              </w:rPr>
              <w:t>Dados???</w:t>
            </w:r>
          </w:p>
        </w:tc>
      </w:tr>
      <w:tr w:rsidR="00841198" w:rsidRPr="00841198" w14:paraId="1AF84804" w14:textId="77777777" w:rsidTr="00D27E70">
        <w:tc>
          <w:tcPr>
            <w:tcW w:w="5000" w:type="pct"/>
            <w:gridSpan w:val="2"/>
          </w:tcPr>
          <w:p w14:paraId="1482F709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7F4BD35B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841198" w:rsidRPr="00841198" w14:paraId="3B990AB8" w14:textId="77777777" w:rsidTr="00D27E70">
        <w:tc>
          <w:tcPr>
            <w:tcW w:w="5000" w:type="pct"/>
            <w:gridSpan w:val="2"/>
          </w:tcPr>
          <w:p w14:paraId="41EF81F7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1C59C9A2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Não se aplica</w:t>
            </w:r>
          </w:p>
        </w:tc>
      </w:tr>
      <w:tr w:rsidR="00841198" w:rsidRPr="00841198" w14:paraId="5F2F7722" w14:textId="77777777" w:rsidTr="00D27E70">
        <w:tc>
          <w:tcPr>
            <w:tcW w:w="5000" w:type="pct"/>
            <w:gridSpan w:val="2"/>
          </w:tcPr>
          <w:p w14:paraId="793CF787" w14:textId="77777777" w:rsidR="00841198" w:rsidRPr="00314ED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br w:type="page"/>
            </w: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32F0E935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Questionário preenchido e identificação de existência de fila feita.</w:t>
            </w:r>
          </w:p>
        </w:tc>
      </w:tr>
      <w:tr w:rsidR="00841198" w:rsidRPr="00946400" w14:paraId="2F982971" w14:textId="77777777" w:rsidTr="00D27E70">
        <w:tc>
          <w:tcPr>
            <w:tcW w:w="5000" w:type="pct"/>
            <w:gridSpan w:val="2"/>
          </w:tcPr>
          <w:p w14:paraId="3AFA4E3C" w14:textId="77777777" w:rsidR="00841198" w:rsidRPr="008709BA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</w:tc>
      </w:tr>
    </w:tbl>
    <w:p w14:paraId="7B7A9F20" w14:textId="77777777" w:rsidR="00841198" w:rsidRDefault="00841198" w:rsidP="00841198">
      <w:pPr>
        <w:jc w:val="left"/>
        <w:rPr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841198" w14:paraId="3074EC81" w14:textId="77777777" w:rsidTr="00D27E70">
        <w:tc>
          <w:tcPr>
            <w:tcW w:w="5000" w:type="pct"/>
            <w:gridSpan w:val="2"/>
          </w:tcPr>
          <w:p w14:paraId="2A378EFB" w14:textId="77777777" w:rsidR="00841198" w:rsidRPr="00D212D8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D212D8">
              <w:rPr>
                <w:rFonts w:ascii="Arial" w:hAnsi="Arial" w:cs="Arial"/>
                <w:b/>
                <w:bCs/>
                <w:lang w:val="pt-BR"/>
              </w:rPr>
              <w:t>CSU00</w:t>
            </w:r>
            <w:r>
              <w:rPr>
                <w:rFonts w:ascii="Arial" w:hAnsi="Arial" w:cs="Arial"/>
                <w:b/>
                <w:bCs/>
                <w:lang w:val="pt-BR"/>
              </w:rPr>
              <w:t>6</w:t>
            </w:r>
            <w:r w:rsidRPr="00D212D8">
              <w:rPr>
                <w:rFonts w:ascii="Arial" w:hAnsi="Arial" w:cs="Arial"/>
                <w:b/>
                <w:bCs/>
                <w:lang w:val="pt-BR"/>
              </w:rPr>
              <w:t xml:space="preserve"> – Gerar </w:t>
            </w:r>
            <w:r>
              <w:rPr>
                <w:rFonts w:ascii="Arial" w:hAnsi="Arial" w:cs="Arial"/>
                <w:b/>
                <w:bCs/>
                <w:lang w:val="pt-BR"/>
              </w:rPr>
              <w:t>fila de espera</w:t>
            </w:r>
          </w:p>
        </w:tc>
      </w:tr>
      <w:tr w:rsidR="00841198" w:rsidRPr="00841198" w14:paraId="273534B8" w14:textId="77777777" w:rsidTr="00D27E70">
        <w:tc>
          <w:tcPr>
            <w:tcW w:w="1119" w:type="pct"/>
          </w:tcPr>
          <w:p w14:paraId="10A1E8FB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946400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946400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2E73B00A" w14:textId="77777777" w:rsidR="00841198" w:rsidRPr="00EE55C7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Caso de Uso referente à geração da fila de atendimento para os professores.</w:t>
            </w:r>
          </w:p>
        </w:tc>
      </w:tr>
      <w:tr w:rsidR="00841198" w:rsidRPr="00841198" w14:paraId="2AFBF046" w14:textId="77777777" w:rsidTr="00D27E70">
        <w:tc>
          <w:tcPr>
            <w:tcW w:w="5000" w:type="pct"/>
            <w:gridSpan w:val="2"/>
          </w:tcPr>
          <w:p w14:paraId="3F343C74" w14:textId="77777777" w:rsidR="00841198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51FFFE2A" w14:textId="77777777" w:rsidR="00841198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Aluno e professor logados no sistema. Professor online.</w:t>
            </w:r>
          </w:p>
          <w:p w14:paraId="64C66ACC" w14:textId="77777777" w:rsidR="00841198" w:rsidRPr="00DE3CC4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Aluno solicitar atendimento.</w:t>
            </w:r>
          </w:p>
        </w:tc>
      </w:tr>
      <w:tr w:rsidR="00841198" w:rsidRPr="00841198" w14:paraId="3A84F9C4" w14:textId="77777777" w:rsidTr="00D27E70">
        <w:tc>
          <w:tcPr>
            <w:tcW w:w="5000" w:type="pct"/>
            <w:gridSpan w:val="2"/>
          </w:tcPr>
          <w:p w14:paraId="1E3D70F1" w14:textId="77777777" w:rsidR="00841198" w:rsidRPr="00EE55C7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E55C7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36229A47" w14:textId="77777777" w:rsidR="00841198" w:rsidRPr="004A7101" w:rsidRDefault="00841198" w:rsidP="00D27E70">
            <w:pPr>
              <w:rPr>
                <w:rFonts w:ascii="Arial" w:hAnsi="Arial" w:cs="Arial"/>
                <w:lang w:val="pt-BR"/>
              </w:rPr>
            </w:pPr>
            <w:r w:rsidRPr="004A7101">
              <w:rPr>
                <w:rFonts w:ascii="Arial" w:hAnsi="Arial" w:cs="Arial"/>
                <w:lang w:val="pt-BR"/>
              </w:rPr>
              <w:t xml:space="preserve">1 – </w:t>
            </w:r>
            <w:r>
              <w:rPr>
                <w:rFonts w:ascii="Arial" w:hAnsi="Arial" w:cs="Arial"/>
                <w:lang w:val="pt-BR"/>
              </w:rPr>
              <w:t>Professor e aluno logados no sistema</w:t>
            </w:r>
            <w:r w:rsidRPr="004A7101">
              <w:rPr>
                <w:rFonts w:ascii="Arial" w:hAnsi="Arial" w:cs="Arial"/>
                <w:lang w:val="pt-BR"/>
              </w:rPr>
              <w:t xml:space="preserve"> </w:t>
            </w:r>
          </w:p>
          <w:p w14:paraId="68856FA1" w14:textId="77777777" w:rsidR="00841198" w:rsidRPr="005E47A1" w:rsidRDefault="00841198" w:rsidP="00D27E70">
            <w:pPr>
              <w:rPr>
                <w:rFonts w:ascii="Arial" w:hAnsi="Arial" w:cs="Arial"/>
                <w:lang w:val="pt-BR"/>
              </w:rPr>
            </w:pPr>
            <w:r w:rsidRPr="005E47A1">
              <w:rPr>
                <w:rFonts w:ascii="Arial" w:hAnsi="Arial" w:cs="Arial"/>
                <w:lang w:val="pt-BR"/>
              </w:rPr>
              <w:t>2 – Acessar aba pronto atendimento</w:t>
            </w:r>
          </w:p>
          <w:p w14:paraId="62186B86" w14:textId="77777777" w:rsidR="00841198" w:rsidRPr="00EA350C" w:rsidRDefault="00841198" w:rsidP="00D27E70">
            <w:pPr>
              <w:rPr>
                <w:rFonts w:ascii="Arial" w:hAnsi="Arial" w:cs="Arial"/>
                <w:lang w:val="pt-BR"/>
              </w:rPr>
            </w:pPr>
            <w:r w:rsidRPr="00EA350C">
              <w:rPr>
                <w:rFonts w:ascii="Arial" w:hAnsi="Arial" w:cs="Arial"/>
                <w:lang w:val="pt-BR"/>
              </w:rPr>
              <w:t xml:space="preserve">3 – </w:t>
            </w:r>
            <w:r>
              <w:rPr>
                <w:rFonts w:ascii="Arial" w:hAnsi="Arial" w:cs="Arial"/>
                <w:lang w:val="pt-BR"/>
              </w:rPr>
              <w:t>Aluno solicitar atendimento</w:t>
            </w:r>
          </w:p>
          <w:p w14:paraId="5DE1CD11" w14:textId="77777777" w:rsidR="00841198" w:rsidRPr="00EA350C" w:rsidRDefault="00841198" w:rsidP="00D27E70">
            <w:pPr>
              <w:rPr>
                <w:rFonts w:ascii="Arial" w:hAnsi="Arial" w:cs="Arial"/>
                <w:lang w:val="pt-BR"/>
              </w:rPr>
            </w:pPr>
            <w:r w:rsidRPr="00EA350C">
              <w:rPr>
                <w:rFonts w:ascii="Arial" w:hAnsi="Arial" w:cs="Arial"/>
                <w:lang w:val="pt-BR"/>
              </w:rPr>
              <w:t xml:space="preserve">4 – </w:t>
            </w:r>
            <w:r>
              <w:rPr>
                <w:rFonts w:ascii="Arial" w:hAnsi="Arial" w:cs="Arial"/>
                <w:lang w:val="pt-BR"/>
              </w:rPr>
              <w:t>Professor recebe em sua fila os alunos com pedidos em sua matéria</w:t>
            </w:r>
          </w:p>
        </w:tc>
      </w:tr>
      <w:tr w:rsidR="00841198" w:rsidRPr="00841198" w14:paraId="62B88F10" w14:textId="77777777" w:rsidTr="00D27E70">
        <w:tc>
          <w:tcPr>
            <w:tcW w:w="5000" w:type="pct"/>
            <w:gridSpan w:val="2"/>
          </w:tcPr>
          <w:p w14:paraId="1A6E9FF5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20FB45FC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841198" w:rsidRPr="00841198" w14:paraId="090406C8" w14:textId="77777777" w:rsidTr="00D27E70">
        <w:tc>
          <w:tcPr>
            <w:tcW w:w="5000" w:type="pct"/>
            <w:gridSpan w:val="2"/>
          </w:tcPr>
          <w:p w14:paraId="5D5553B2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2D78A94F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0F3AF0">
              <w:rPr>
                <w:rFonts w:ascii="Arial" w:hAnsi="Arial" w:cs="Arial"/>
                <w:b/>
                <w:bCs/>
                <w:lang w:val="pt-BR"/>
              </w:rPr>
              <w:t>[FE1] Fluxo Exceção 1</w:t>
            </w:r>
            <w:r w:rsidRPr="00946400">
              <w:rPr>
                <w:rFonts w:ascii="Arial" w:hAnsi="Arial" w:cs="Arial"/>
                <w:lang w:val="pt-BR"/>
              </w:rPr>
              <w:t>:</w:t>
            </w:r>
            <w:r>
              <w:rPr>
                <w:rFonts w:ascii="Arial" w:hAnsi="Arial" w:cs="Arial"/>
                <w:lang w:val="pt-BR"/>
              </w:rPr>
              <w:t xml:space="preserve"> Não haver professores da matéria solicitada. Esta fila não será gerada e haverá um alerta informando o aluno.</w:t>
            </w:r>
          </w:p>
        </w:tc>
      </w:tr>
      <w:tr w:rsidR="00841198" w:rsidRPr="00841198" w14:paraId="6319BF59" w14:textId="77777777" w:rsidTr="00D27E70">
        <w:tc>
          <w:tcPr>
            <w:tcW w:w="5000" w:type="pct"/>
            <w:gridSpan w:val="2"/>
          </w:tcPr>
          <w:p w14:paraId="7A84DA47" w14:textId="77777777" w:rsidR="00841198" w:rsidRPr="00314ED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br w:type="page"/>
            </w: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55B6DBC4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Solicitação entra na fila correspondente.</w:t>
            </w:r>
          </w:p>
        </w:tc>
      </w:tr>
      <w:tr w:rsidR="00841198" w:rsidRPr="00946400" w14:paraId="2D0FC132" w14:textId="77777777" w:rsidTr="00D27E70">
        <w:tc>
          <w:tcPr>
            <w:tcW w:w="5000" w:type="pct"/>
            <w:gridSpan w:val="2"/>
          </w:tcPr>
          <w:p w14:paraId="6DCEAEAB" w14:textId="77777777" w:rsidR="00841198" w:rsidRPr="008709BA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</w:tc>
      </w:tr>
    </w:tbl>
    <w:p w14:paraId="5073645E" w14:textId="77777777" w:rsidR="00841198" w:rsidRDefault="00841198" w:rsidP="00841198">
      <w:pPr>
        <w:jc w:val="left"/>
        <w:rPr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841198" w14:paraId="6D8C53EE" w14:textId="77777777" w:rsidTr="00D27E70">
        <w:tc>
          <w:tcPr>
            <w:tcW w:w="5000" w:type="pct"/>
            <w:gridSpan w:val="2"/>
          </w:tcPr>
          <w:p w14:paraId="75DE55BE" w14:textId="77777777" w:rsidR="00841198" w:rsidRPr="00D212D8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D212D8">
              <w:rPr>
                <w:rFonts w:ascii="Arial" w:hAnsi="Arial" w:cs="Arial"/>
                <w:b/>
                <w:bCs/>
                <w:lang w:val="pt-BR"/>
              </w:rPr>
              <w:t>CSU00</w:t>
            </w:r>
            <w:r>
              <w:rPr>
                <w:rFonts w:ascii="Arial" w:hAnsi="Arial" w:cs="Arial"/>
                <w:b/>
                <w:bCs/>
                <w:lang w:val="pt-BR"/>
              </w:rPr>
              <w:t>7</w:t>
            </w:r>
            <w:r w:rsidRPr="00D212D8">
              <w:rPr>
                <w:rFonts w:ascii="Arial" w:hAnsi="Arial" w:cs="Arial"/>
                <w:b/>
                <w:bCs/>
                <w:lang w:val="pt-BR"/>
              </w:rPr>
              <w:t xml:space="preserve"> – </w:t>
            </w:r>
            <w:r>
              <w:rPr>
                <w:rFonts w:ascii="Arial" w:hAnsi="Arial" w:cs="Arial"/>
                <w:b/>
                <w:bCs/>
                <w:lang w:val="pt-BR"/>
              </w:rPr>
              <w:t>Operar fila de espera</w:t>
            </w:r>
          </w:p>
        </w:tc>
      </w:tr>
      <w:tr w:rsidR="00841198" w:rsidRPr="00841198" w14:paraId="0F754777" w14:textId="77777777" w:rsidTr="00D27E70">
        <w:tc>
          <w:tcPr>
            <w:tcW w:w="1119" w:type="pct"/>
          </w:tcPr>
          <w:p w14:paraId="3B7CBFAE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946400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946400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3BD2578B" w14:textId="77777777" w:rsidR="00841198" w:rsidRPr="00EE55C7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Caso de Uso referente à operação dos professores da fila de espera.</w:t>
            </w:r>
          </w:p>
        </w:tc>
      </w:tr>
      <w:tr w:rsidR="00841198" w:rsidRPr="00946400" w14:paraId="2FA1BFAF" w14:textId="77777777" w:rsidTr="00D27E70">
        <w:tc>
          <w:tcPr>
            <w:tcW w:w="5000" w:type="pct"/>
            <w:gridSpan w:val="2"/>
          </w:tcPr>
          <w:p w14:paraId="21435D26" w14:textId="77777777" w:rsidR="00841198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30594822" w14:textId="77777777" w:rsidR="00841198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Professor logado e online no sistema.</w:t>
            </w:r>
          </w:p>
          <w:p w14:paraId="6C310535" w14:textId="77777777" w:rsidR="00841198" w:rsidRPr="00DE3CC4" w:rsidRDefault="00841198" w:rsidP="00D27E70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Professor receber solicitações.</w:t>
            </w:r>
          </w:p>
        </w:tc>
      </w:tr>
      <w:tr w:rsidR="00841198" w:rsidRPr="00841198" w14:paraId="33757E1F" w14:textId="77777777" w:rsidTr="00D27E70">
        <w:tc>
          <w:tcPr>
            <w:tcW w:w="5000" w:type="pct"/>
            <w:gridSpan w:val="2"/>
          </w:tcPr>
          <w:p w14:paraId="6B43791C" w14:textId="77777777" w:rsidR="00841198" w:rsidRPr="009C5CF1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C5CF1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168A0D87" w14:textId="77777777" w:rsidR="00841198" w:rsidRPr="009C5CF1" w:rsidRDefault="00841198" w:rsidP="00D27E70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 xml:space="preserve">1 – Professor e aluno logados no sistema </w:t>
            </w:r>
          </w:p>
          <w:p w14:paraId="4935AC50" w14:textId="77777777" w:rsidR="00841198" w:rsidRPr="009C5CF1" w:rsidRDefault="00841198" w:rsidP="00D27E70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>2 – Professor acessar aba pronto atendimento</w:t>
            </w:r>
          </w:p>
          <w:p w14:paraId="2B2062B7" w14:textId="77777777" w:rsidR="00841198" w:rsidRPr="009C5CF1" w:rsidRDefault="00841198" w:rsidP="00D27E70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>3 – Na fila de aprovações o professor pode recusar ou aceitar uma solicitação.</w:t>
            </w:r>
          </w:p>
          <w:p w14:paraId="1477BE4E" w14:textId="77777777" w:rsidR="00841198" w:rsidRPr="009C5CF1" w:rsidRDefault="00841198" w:rsidP="00D27E70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 xml:space="preserve">      3.1 As solicitações aceitas vão para a fila de atendimento.</w:t>
            </w:r>
          </w:p>
          <w:p w14:paraId="50CC762D" w14:textId="77777777" w:rsidR="00841198" w:rsidRPr="009C5CF1" w:rsidRDefault="00841198" w:rsidP="00D27E70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 xml:space="preserve">      3.2 As solicitações recusadas buscam outros professores</w:t>
            </w:r>
          </w:p>
          <w:p w14:paraId="4EDE6CE5" w14:textId="77777777" w:rsidR="00841198" w:rsidRPr="009C5CF1" w:rsidRDefault="00841198" w:rsidP="00D27E70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>4 – Na fila de atendimento, o professor vai chamando os alunos conforme for finalizando o anterior</w:t>
            </w:r>
          </w:p>
          <w:p w14:paraId="46047125" w14:textId="77777777" w:rsidR="00841198" w:rsidRPr="009C5CF1" w:rsidRDefault="00841198" w:rsidP="00D27E70">
            <w:pPr>
              <w:rPr>
                <w:rFonts w:ascii="Arial" w:hAnsi="Arial" w:cs="Arial"/>
                <w:lang w:val="pt-BR"/>
              </w:rPr>
            </w:pPr>
          </w:p>
        </w:tc>
      </w:tr>
      <w:tr w:rsidR="00841198" w:rsidRPr="00841198" w14:paraId="3332370B" w14:textId="77777777" w:rsidTr="00D27E70">
        <w:tc>
          <w:tcPr>
            <w:tcW w:w="5000" w:type="pct"/>
            <w:gridSpan w:val="2"/>
          </w:tcPr>
          <w:p w14:paraId="3D743165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2D97CA22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841198" w:rsidRPr="00841198" w14:paraId="555C49AE" w14:textId="77777777" w:rsidTr="00D27E70">
        <w:tc>
          <w:tcPr>
            <w:tcW w:w="5000" w:type="pct"/>
            <w:gridSpan w:val="2"/>
          </w:tcPr>
          <w:p w14:paraId="28767FC8" w14:textId="77777777" w:rsidR="00841198" w:rsidRPr="00946400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6510ECE0" w14:textId="77777777" w:rsidR="00841198" w:rsidRPr="00946400" w:rsidRDefault="00841198" w:rsidP="00D27E70">
            <w:pPr>
              <w:rPr>
                <w:rFonts w:ascii="Arial" w:hAnsi="Arial" w:cs="Arial"/>
                <w:lang w:val="pt-BR"/>
              </w:rPr>
            </w:pPr>
            <w:r w:rsidRPr="000F3AF0">
              <w:rPr>
                <w:rFonts w:ascii="Arial" w:hAnsi="Arial" w:cs="Arial"/>
                <w:b/>
                <w:bCs/>
                <w:lang w:val="pt-BR"/>
              </w:rPr>
              <w:t>[FE1] Fluxo Exceção 1</w:t>
            </w:r>
            <w:r>
              <w:rPr>
                <w:rFonts w:ascii="Arial" w:hAnsi="Arial" w:cs="Arial"/>
                <w:lang w:val="pt-BR"/>
              </w:rPr>
              <w:t xml:space="preserve">: </w:t>
            </w:r>
            <w:r>
              <w:rPr>
                <w:rFonts w:ascii="Arial" w:hAnsi="Arial" w:cs="Arial"/>
                <w:bCs/>
                <w:lang w:val="pt-BR"/>
              </w:rPr>
              <w:t>O professor ativar o offline antes de atender todos da fila de atendimento. Ele deverá enviar uma justificativa a estes alunos após alerta de “Ainda há alunos na fila de atendimento”</w:t>
            </w:r>
          </w:p>
        </w:tc>
      </w:tr>
      <w:tr w:rsidR="00841198" w:rsidRPr="00841198" w14:paraId="531214F2" w14:textId="77777777" w:rsidTr="00D27E70">
        <w:tc>
          <w:tcPr>
            <w:tcW w:w="5000" w:type="pct"/>
            <w:gridSpan w:val="2"/>
          </w:tcPr>
          <w:p w14:paraId="50837F29" w14:textId="77777777" w:rsidR="00841198" w:rsidRPr="00314ED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br w:type="page"/>
            </w: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5FB237C3" w14:textId="77777777" w:rsidR="00841198" w:rsidRPr="00946400" w:rsidRDefault="00841198" w:rsidP="00D27E70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841198" w:rsidRPr="00946400" w14:paraId="469ADFE3" w14:textId="77777777" w:rsidTr="00D27E70">
        <w:tc>
          <w:tcPr>
            <w:tcW w:w="5000" w:type="pct"/>
            <w:gridSpan w:val="2"/>
          </w:tcPr>
          <w:p w14:paraId="77BA7156" w14:textId="77777777" w:rsidR="00841198" w:rsidRPr="008709BA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</w:tc>
      </w:tr>
    </w:tbl>
    <w:p w14:paraId="3E8BD3D1" w14:textId="77777777" w:rsidR="00841198" w:rsidRPr="009E6A16" w:rsidRDefault="00841198" w:rsidP="00841198">
      <w:pPr>
        <w:rPr>
          <w:rFonts w:ascii="Arial" w:hAnsi="Arial" w:cs="Arial"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9E6A16" w14:paraId="4CAE94CC" w14:textId="77777777" w:rsidTr="00D27E70">
        <w:tc>
          <w:tcPr>
            <w:tcW w:w="5000" w:type="pct"/>
            <w:gridSpan w:val="2"/>
          </w:tcPr>
          <w:p w14:paraId="1549D64A" w14:textId="77777777" w:rsidR="00841198" w:rsidRPr="009E6A16" w:rsidRDefault="00841198" w:rsidP="00D27E70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>CSU008 – Atribuir Selos</w:t>
            </w:r>
          </w:p>
        </w:tc>
      </w:tr>
      <w:tr w:rsidR="00841198" w:rsidRPr="00841198" w14:paraId="076DC70F" w14:textId="77777777" w:rsidTr="00D27E70">
        <w:tc>
          <w:tcPr>
            <w:tcW w:w="1119" w:type="pct"/>
          </w:tcPr>
          <w:p w14:paraId="608F2DA0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9E6A16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9E6A16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6FD632F5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Este caso de uso tem como objetivo realizar uma avaliação do Professor atribuindo selos de méritos a suas atividades.</w:t>
            </w:r>
          </w:p>
        </w:tc>
      </w:tr>
      <w:tr w:rsidR="00841198" w:rsidRPr="00841198" w14:paraId="4B7686A7" w14:textId="77777777" w:rsidTr="00D27E70">
        <w:tc>
          <w:tcPr>
            <w:tcW w:w="5000" w:type="pct"/>
            <w:gridSpan w:val="2"/>
          </w:tcPr>
          <w:p w14:paraId="197A4D37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03F0E464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Cumprir as metas da plataforma</w:t>
            </w:r>
          </w:p>
        </w:tc>
      </w:tr>
      <w:tr w:rsidR="00841198" w:rsidRPr="00841198" w14:paraId="17BDC3E7" w14:textId="77777777" w:rsidTr="00D27E70">
        <w:tc>
          <w:tcPr>
            <w:tcW w:w="5000" w:type="pct"/>
            <w:gridSpan w:val="2"/>
          </w:tcPr>
          <w:p w14:paraId="1D188299" w14:textId="77777777" w:rsidR="00841198" w:rsidRPr="002A200F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5056D776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 xml:space="preserve">Identificar professor </w:t>
            </w:r>
          </w:p>
          <w:p w14:paraId="2E94A655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Atribuir selo correspondente com a meta atingida</w:t>
            </w:r>
          </w:p>
        </w:tc>
      </w:tr>
      <w:tr w:rsidR="00841198" w:rsidRPr="00841198" w14:paraId="26A93A62" w14:textId="77777777" w:rsidTr="00D27E70">
        <w:tc>
          <w:tcPr>
            <w:tcW w:w="5000" w:type="pct"/>
            <w:gridSpan w:val="2"/>
          </w:tcPr>
          <w:p w14:paraId="66113129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3C97CD3C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9E6A16" w14:paraId="1A395A54" w14:textId="77777777" w:rsidTr="00D27E70">
        <w:tc>
          <w:tcPr>
            <w:tcW w:w="5000" w:type="pct"/>
            <w:gridSpan w:val="2"/>
          </w:tcPr>
          <w:p w14:paraId="4531954C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</w:tc>
      </w:tr>
      <w:tr w:rsidR="00841198" w:rsidRPr="00841198" w14:paraId="3279B0B2" w14:textId="77777777" w:rsidTr="00D27E70">
        <w:tc>
          <w:tcPr>
            <w:tcW w:w="5000" w:type="pct"/>
            <w:gridSpan w:val="2"/>
          </w:tcPr>
          <w:p w14:paraId="254B1A90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  <w:t xml:space="preserve">Pós-condições: </w:t>
            </w:r>
          </w:p>
          <w:p w14:paraId="4D46DC2E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841198" w:rsidRPr="00841198" w14:paraId="1C7468FC" w14:textId="77777777" w:rsidTr="00D27E70">
        <w:tc>
          <w:tcPr>
            <w:tcW w:w="5000" w:type="pct"/>
            <w:gridSpan w:val="2"/>
          </w:tcPr>
          <w:p w14:paraId="017C6A4B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1D06799E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38EC4E92" w14:textId="77777777" w:rsidR="00841198" w:rsidRPr="009E6A16" w:rsidRDefault="00841198" w:rsidP="00841198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9E6A16" w14:paraId="77664ADB" w14:textId="77777777" w:rsidTr="00D27E70">
        <w:tc>
          <w:tcPr>
            <w:tcW w:w="5000" w:type="pct"/>
            <w:gridSpan w:val="2"/>
          </w:tcPr>
          <w:p w14:paraId="5C8F1004" w14:textId="77777777" w:rsidR="00841198" w:rsidRPr="009E6A16" w:rsidRDefault="00841198" w:rsidP="00D27E70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>CSU009 – Reportar usuários</w:t>
            </w:r>
          </w:p>
        </w:tc>
      </w:tr>
      <w:tr w:rsidR="00841198" w:rsidRPr="00841198" w14:paraId="57AEA86A" w14:textId="77777777" w:rsidTr="00D27E70">
        <w:tc>
          <w:tcPr>
            <w:tcW w:w="1119" w:type="pct"/>
          </w:tcPr>
          <w:p w14:paraId="2A52B8DC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9E6A16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9E6A16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428A88CB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Este caso tem como objetivo realizar o Report de alunos ou professores que estejam infringindo as regras de convivência e comportamento da plataforma.</w:t>
            </w:r>
          </w:p>
        </w:tc>
      </w:tr>
      <w:tr w:rsidR="00841198" w:rsidRPr="00841198" w14:paraId="422D53B3" w14:textId="77777777" w:rsidTr="00D27E70">
        <w:tc>
          <w:tcPr>
            <w:tcW w:w="5000" w:type="pct"/>
            <w:gridSpan w:val="2"/>
          </w:tcPr>
          <w:p w14:paraId="627FCE16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5C120B31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Usuário cadastrado no sistema</w:t>
            </w:r>
          </w:p>
          <w:p w14:paraId="3B44318A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Infringir as regras da plataforma</w:t>
            </w:r>
          </w:p>
        </w:tc>
      </w:tr>
      <w:tr w:rsidR="00841198" w:rsidRPr="009E6A16" w14:paraId="172E0A1E" w14:textId="77777777" w:rsidTr="00D27E70">
        <w:tc>
          <w:tcPr>
            <w:tcW w:w="5000" w:type="pct"/>
            <w:gridSpan w:val="2"/>
          </w:tcPr>
          <w:p w14:paraId="5FF0C853" w14:textId="77777777" w:rsidR="00841198" w:rsidRPr="002A200F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3342113D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>Identificar usuário</w:t>
            </w:r>
          </w:p>
          <w:p w14:paraId="089C1905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Solicitar report para usuário</w:t>
            </w:r>
          </w:p>
          <w:p w14:paraId="67788FB5" w14:textId="77777777" w:rsidR="00841198" w:rsidRPr="009E6A16" w:rsidRDefault="00841198" w:rsidP="00D27E70">
            <w:pPr>
              <w:rPr>
                <w:rFonts w:ascii="Arial" w:hAnsi="Arial" w:cs="Arial"/>
              </w:rPr>
            </w:pPr>
            <w:r w:rsidRPr="009E6A16">
              <w:rPr>
                <w:rFonts w:ascii="Arial" w:hAnsi="Arial" w:cs="Arial"/>
              </w:rPr>
              <w:t xml:space="preserve">Descrever motivo de report </w:t>
            </w:r>
          </w:p>
        </w:tc>
      </w:tr>
      <w:tr w:rsidR="00841198" w:rsidRPr="00841198" w14:paraId="5FA50A75" w14:textId="77777777" w:rsidTr="00D27E70">
        <w:tc>
          <w:tcPr>
            <w:tcW w:w="5000" w:type="pct"/>
            <w:gridSpan w:val="2"/>
          </w:tcPr>
          <w:p w14:paraId="5C46E1EF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26568124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841198" w14:paraId="38725FF2" w14:textId="77777777" w:rsidTr="00D27E70">
        <w:tc>
          <w:tcPr>
            <w:tcW w:w="5000" w:type="pct"/>
            <w:gridSpan w:val="2"/>
          </w:tcPr>
          <w:p w14:paraId="598F162D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615296DC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841198" w14:paraId="68D5CE34" w14:textId="77777777" w:rsidTr="00D27E70">
        <w:tc>
          <w:tcPr>
            <w:tcW w:w="5000" w:type="pct"/>
            <w:gridSpan w:val="2"/>
          </w:tcPr>
          <w:p w14:paraId="16D7A195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695E7C5C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841198" w:rsidRPr="00841198" w14:paraId="3D9C63CD" w14:textId="77777777" w:rsidTr="00D27E70">
        <w:tc>
          <w:tcPr>
            <w:tcW w:w="5000" w:type="pct"/>
            <w:gridSpan w:val="2"/>
          </w:tcPr>
          <w:p w14:paraId="6D549999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61957452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33AD8C89" w14:textId="77777777" w:rsidR="00841198" w:rsidRPr="009E6A16" w:rsidRDefault="00841198" w:rsidP="00841198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9E6A16" w14:paraId="0FF935FD" w14:textId="77777777" w:rsidTr="00D27E70">
        <w:tc>
          <w:tcPr>
            <w:tcW w:w="5000" w:type="pct"/>
            <w:gridSpan w:val="2"/>
          </w:tcPr>
          <w:p w14:paraId="23F52E2D" w14:textId="77777777" w:rsidR="00841198" w:rsidRPr="009E6A16" w:rsidRDefault="00841198" w:rsidP="00D27E70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>CSU0010 – Análise de Report</w:t>
            </w:r>
          </w:p>
        </w:tc>
      </w:tr>
      <w:tr w:rsidR="00841198" w:rsidRPr="009E6A16" w14:paraId="7368110B" w14:textId="77777777" w:rsidTr="00D27E70">
        <w:tc>
          <w:tcPr>
            <w:tcW w:w="1119" w:type="pct"/>
          </w:tcPr>
          <w:p w14:paraId="6698E2E1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AA167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AA167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1244C5E1" w14:textId="77777777" w:rsidR="00841198" w:rsidRPr="009E6A16" w:rsidRDefault="00841198" w:rsidP="00D27E70">
            <w:pPr>
              <w:rPr>
                <w:rFonts w:ascii="Arial" w:hAnsi="Arial" w:cs="Arial"/>
              </w:rPr>
            </w:pPr>
            <w:r w:rsidRPr="002A200F">
              <w:rPr>
                <w:rFonts w:ascii="Arial" w:hAnsi="Arial" w:cs="Arial"/>
                <w:lang w:val="pt-BR"/>
              </w:rPr>
              <w:t xml:space="preserve">Este caso de uso tem como objetivo analisar o report de usuário no sistema. </w:t>
            </w:r>
            <w:r w:rsidRPr="009E6A16">
              <w:rPr>
                <w:rFonts w:ascii="Arial" w:hAnsi="Arial" w:cs="Arial"/>
              </w:rPr>
              <w:t>O administrador quem realizara essa atividade.</w:t>
            </w:r>
          </w:p>
        </w:tc>
      </w:tr>
      <w:tr w:rsidR="00841198" w:rsidRPr="00841198" w14:paraId="5E74391E" w14:textId="77777777" w:rsidTr="00D27E70">
        <w:tc>
          <w:tcPr>
            <w:tcW w:w="5000" w:type="pct"/>
            <w:gridSpan w:val="2"/>
          </w:tcPr>
          <w:p w14:paraId="7A62B7B2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382E2CAA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Aluno ou Professor ter sido reportado </w:t>
            </w:r>
          </w:p>
        </w:tc>
      </w:tr>
      <w:tr w:rsidR="00841198" w:rsidRPr="00841198" w14:paraId="54A599CA" w14:textId="77777777" w:rsidTr="00D27E70">
        <w:tc>
          <w:tcPr>
            <w:tcW w:w="5000" w:type="pct"/>
            <w:gridSpan w:val="2"/>
          </w:tcPr>
          <w:p w14:paraId="2BC0190E" w14:textId="77777777" w:rsidR="00841198" w:rsidRPr="002A200F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038DE9CF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>Identificar usuário reportado</w:t>
            </w:r>
          </w:p>
          <w:p w14:paraId="764F54C1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Analisar a descrição do report</w:t>
            </w:r>
          </w:p>
          <w:p w14:paraId="5C7376E8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 xml:space="preserve">Realizar decisão conforme as regras de convivência </w:t>
            </w:r>
          </w:p>
        </w:tc>
      </w:tr>
      <w:tr w:rsidR="00841198" w:rsidRPr="00841198" w14:paraId="21F9F094" w14:textId="77777777" w:rsidTr="00D27E70">
        <w:tc>
          <w:tcPr>
            <w:tcW w:w="5000" w:type="pct"/>
            <w:gridSpan w:val="2"/>
          </w:tcPr>
          <w:p w14:paraId="7009CFB8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4372B0EB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841198" w14:paraId="7C55E4A3" w14:textId="77777777" w:rsidTr="00D27E70">
        <w:tc>
          <w:tcPr>
            <w:tcW w:w="5000" w:type="pct"/>
            <w:gridSpan w:val="2"/>
          </w:tcPr>
          <w:p w14:paraId="0C8F2301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6A3E8A8B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Report não deferido</w:t>
            </w:r>
          </w:p>
        </w:tc>
      </w:tr>
      <w:tr w:rsidR="00841198" w:rsidRPr="00841198" w14:paraId="0B4B441B" w14:textId="77777777" w:rsidTr="00D27E70">
        <w:tc>
          <w:tcPr>
            <w:tcW w:w="5000" w:type="pct"/>
            <w:gridSpan w:val="2"/>
          </w:tcPr>
          <w:p w14:paraId="063141DF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2AB8B6D8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841198" w:rsidRPr="00841198" w14:paraId="1FC081E0" w14:textId="77777777" w:rsidTr="00D27E70">
        <w:tc>
          <w:tcPr>
            <w:tcW w:w="5000" w:type="pct"/>
            <w:gridSpan w:val="2"/>
          </w:tcPr>
          <w:p w14:paraId="618065CC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15CE2079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37431F87" w14:textId="77777777" w:rsidR="00841198" w:rsidRPr="009E6A16" w:rsidRDefault="00841198" w:rsidP="00841198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9E6A16" w14:paraId="72A7406D" w14:textId="77777777" w:rsidTr="00D27E70">
        <w:tc>
          <w:tcPr>
            <w:tcW w:w="5000" w:type="pct"/>
            <w:gridSpan w:val="2"/>
          </w:tcPr>
          <w:p w14:paraId="251D5DE1" w14:textId="77777777" w:rsidR="00841198" w:rsidRPr="009E6A16" w:rsidRDefault="00841198" w:rsidP="00D27E70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>CSU0011 – Tratativa de Report</w:t>
            </w:r>
          </w:p>
        </w:tc>
      </w:tr>
      <w:tr w:rsidR="00841198" w:rsidRPr="009E6A16" w14:paraId="6B2B2998" w14:textId="77777777" w:rsidTr="00D27E70">
        <w:tc>
          <w:tcPr>
            <w:tcW w:w="1119" w:type="pct"/>
          </w:tcPr>
          <w:p w14:paraId="155F7E93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AA167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AA167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0B879350" w14:textId="77777777" w:rsidR="00841198" w:rsidRPr="009E6A16" w:rsidRDefault="00841198" w:rsidP="00D27E70">
            <w:pPr>
              <w:rPr>
                <w:rFonts w:ascii="Arial" w:hAnsi="Arial" w:cs="Arial"/>
              </w:rPr>
            </w:pPr>
            <w:r w:rsidRPr="002A200F">
              <w:rPr>
                <w:rFonts w:ascii="Arial" w:hAnsi="Arial" w:cs="Arial"/>
                <w:lang w:val="pt-BR"/>
              </w:rPr>
              <w:t xml:space="preserve">Este caso de uso tem como objetivo realizar a trativa do report do usuário. </w:t>
            </w:r>
            <w:r w:rsidRPr="009E6A16">
              <w:rPr>
                <w:rFonts w:ascii="Arial" w:hAnsi="Arial" w:cs="Arial"/>
              </w:rPr>
              <w:t>O administrador quem realizara essa atividade.</w:t>
            </w:r>
          </w:p>
        </w:tc>
      </w:tr>
      <w:tr w:rsidR="00841198" w:rsidRPr="00841198" w14:paraId="1200E21C" w14:textId="77777777" w:rsidTr="00D27E70">
        <w:tc>
          <w:tcPr>
            <w:tcW w:w="5000" w:type="pct"/>
            <w:gridSpan w:val="2"/>
          </w:tcPr>
          <w:p w14:paraId="71E79BA2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 xml:space="preserve">Pré-condição: </w:t>
            </w:r>
          </w:p>
          <w:p w14:paraId="5D4A99F3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Aluno ou Professor ter sido reportado</w:t>
            </w:r>
          </w:p>
        </w:tc>
      </w:tr>
      <w:tr w:rsidR="00841198" w:rsidRPr="00841198" w14:paraId="48859678" w14:textId="77777777" w:rsidTr="00D27E70">
        <w:tc>
          <w:tcPr>
            <w:tcW w:w="5000" w:type="pct"/>
            <w:gridSpan w:val="2"/>
          </w:tcPr>
          <w:p w14:paraId="46EF160D" w14:textId="77777777" w:rsidR="00841198" w:rsidRPr="002A200F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5D2DCE4E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>Após identificação do report e análise</w:t>
            </w:r>
          </w:p>
          <w:p w14:paraId="41508185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Realizar ação de advertência ou banir usuário da plataforma</w:t>
            </w:r>
          </w:p>
        </w:tc>
      </w:tr>
      <w:tr w:rsidR="00841198" w:rsidRPr="00841198" w14:paraId="235B4DA4" w14:textId="77777777" w:rsidTr="00D27E70">
        <w:tc>
          <w:tcPr>
            <w:tcW w:w="5000" w:type="pct"/>
            <w:gridSpan w:val="2"/>
          </w:tcPr>
          <w:p w14:paraId="47EA5A8D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04A0AEB7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841198" w14:paraId="48F58AE1" w14:textId="77777777" w:rsidTr="00D27E70">
        <w:tc>
          <w:tcPr>
            <w:tcW w:w="5000" w:type="pct"/>
            <w:gridSpan w:val="2"/>
          </w:tcPr>
          <w:p w14:paraId="00BE5809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21440160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841198" w14:paraId="7B163A4E" w14:textId="77777777" w:rsidTr="00D27E70">
        <w:tc>
          <w:tcPr>
            <w:tcW w:w="5000" w:type="pct"/>
            <w:gridSpan w:val="2"/>
          </w:tcPr>
          <w:p w14:paraId="0EDDB843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6AF2AE51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841198" w:rsidRPr="00841198" w14:paraId="2B0418C0" w14:textId="77777777" w:rsidTr="00D27E70">
        <w:tc>
          <w:tcPr>
            <w:tcW w:w="5000" w:type="pct"/>
            <w:gridSpan w:val="2"/>
          </w:tcPr>
          <w:p w14:paraId="1EC7BD4C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6FB5C2EE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573653FE" w14:textId="77777777" w:rsidR="00841198" w:rsidRPr="009E6A16" w:rsidRDefault="00841198" w:rsidP="00841198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841198" w14:paraId="0D9EF2AF" w14:textId="77777777" w:rsidTr="00D27E70">
        <w:tc>
          <w:tcPr>
            <w:tcW w:w="5000" w:type="pct"/>
            <w:gridSpan w:val="2"/>
          </w:tcPr>
          <w:p w14:paraId="5A4113BC" w14:textId="77777777" w:rsidR="00841198" w:rsidRPr="002A200F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>CSU0012 – Validar solicitação de usuário professor</w:t>
            </w:r>
          </w:p>
        </w:tc>
      </w:tr>
      <w:tr w:rsidR="00841198" w:rsidRPr="00841198" w14:paraId="4F73644A" w14:textId="77777777" w:rsidTr="00D27E70">
        <w:tc>
          <w:tcPr>
            <w:tcW w:w="1119" w:type="pct"/>
          </w:tcPr>
          <w:p w14:paraId="25D0DFD2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AA167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AA167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59273043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Este caso de uso tem como objetivo realizar a validação do professor ou aluno que quer ingressar no sistema</w:t>
            </w:r>
          </w:p>
        </w:tc>
      </w:tr>
      <w:tr w:rsidR="00841198" w:rsidRPr="00841198" w14:paraId="4C332C18" w14:textId="77777777" w:rsidTr="00D27E70">
        <w:tc>
          <w:tcPr>
            <w:tcW w:w="5000" w:type="pct"/>
            <w:gridSpan w:val="2"/>
          </w:tcPr>
          <w:p w14:paraId="18DB3E95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2DFC897C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Ter alguma solicitação para ingressar no sistema</w:t>
            </w:r>
          </w:p>
        </w:tc>
      </w:tr>
      <w:tr w:rsidR="00841198" w:rsidRPr="00841198" w14:paraId="0F7C7981" w14:textId="77777777" w:rsidTr="00D27E70">
        <w:tc>
          <w:tcPr>
            <w:tcW w:w="5000" w:type="pct"/>
            <w:gridSpan w:val="2"/>
          </w:tcPr>
          <w:p w14:paraId="622F6A96" w14:textId="77777777" w:rsidR="00841198" w:rsidRPr="002A200F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5018DC7A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>Administrador identifica as solicitações pendentes</w:t>
            </w:r>
          </w:p>
          <w:p w14:paraId="64CF01F2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Identifica perfil da solicitação, Aluno ou Professor</w:t>
            </w:r>
          </w:p>
          <w:p w14:paraId="748A81A5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Caso seja Aluno realiza as validações do perfil</w:t>
            </w:r>
          </w:p>
          <w:p w14:paraId="009C83E4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Caso seja Professor identifica os documentos enviados para validar o perfil</w:t>
            </w:r>
          </w:p>
        </w:tc>
      </w:tr>
      <w:tr w:rsidR="00841198" w:rsidRPr="00841198" w14:paraId="70F53DA0" w14:textId="77777777" w:rsidTr="00D27E70">
        <w:tc>
          <w:tcPr>
            <w:tcW w:w="5000" w:type="pct"/>
            <w:gridSpan w:val="2"/>
          </w:tcPr>
          <w:p w14:paraId="354DFBC5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0BC07280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841198" w14:paraId="4DCF5875" w14:textId="77777777" w:rsidTr="00D27E70">
        <w:tc>
          <w:tcPr>
            <w:tcW w:w="5000" w:type="pct"/>
            <w:gridSpan w:val="2"/>
          </w:tcPr>
          <w:p w14:paraId="0B4A1043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335E9037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841198" w:rsidRPr="00841198" w14:paraId="2A501923" w14:textId="77777777" w:rsidTr="00D27E70">
        <w:tc>
          <w:tcPr>
            <w:tcW w:w="5000" w:type="pct"/>
            <w:gridSpan w:val="2"/>
          </w:tcPr>
          <w:p w14:paraId="26816F79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4E9E4F2C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841198" w:rsidRPr="00841198" w14:paraId="01EAEC18" w14:textId="77777777" w:rsidTr="00D27E70">
        <w:tc>
          <w:tcPr>
            <w:tcW w:w="5000" w:type="pct"/>
            <w:gridSpan w:val="2"/>
          </w:tcPr>
          <w:p w14:paraId="5DE1187F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1F75B69A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</w:tbl>
    <w:p w14:paraId="2C700666" w14:textId="77777777" w:rsidR="00841198" w:rsidRPr="009E6A16" w:rsidRDefault="00841198" w:rsidP="00841198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841198" w:rsidRPr="009E6A16" w14:paraId="308C0FC3" w14:textId="77777777" w:rsidTr="00D27E70">
        <w:tc>
          <w:tcPr>
            <w:tcW w:w="5000" w:type="pct"/>
            <w:gridSpan w:val="2"/>
          </w:tcPr>
          <w:p w14:paraId="60B23AF1" w14:textId="77777777" w:rsidR="00841198" w:rsidRPr="009E6A16" w:rsidRDefault="00841198" w:rsidP="00D27E70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 xml:space="preserve">CSU0013 – Extrair Relatórios </w:t>
            </w:r>
          </w:p>
        </w:tc>
      </w:tr>
      <w:tr w:rsidR="00841198" w:rsidRPr="00841198" w14:paraId="36022BCA" w14:textId="77777777" w:rsidTr="00D27E70">
        <w:tc>
          <w:tcPr>
            <w:tcW w:w="1119" w:type="pct"/>
          </w:tcPr>
          <w:p w14:paraId="08456803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</w:rPr>
            </w:pPr>
            <w:r w:rsidRPr="00AA167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AA167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69B3E918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Este caso de uso tem como objetivo extrair relatórios do sistema realizado pelo administrador</w:t>
            </w:r>
          </w:p>
        </w:tc>
      </w:tr>
      <w:tr w:rsidR="00841198" w:rsidRPr="00841198" w14:paraId="1FF90024" w14:textId="77777777" w:rsidTr="00D27E70">
        <w:tc>
          <w:tcPr>
            <w:tcW w:w="5000" w:type="pct"/>
            <w:gridSpan w:val="2"/>
          </w:tcPr>
          <w:p w14:paraId="0C56B7B5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75D24DA1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Ter informações na plataforma </w:t>
            </w:r>
          </w:p>
        </w:tc>
      </w:tr>
      <w:tr w:rsidR="00841198" w:rsidRPr="00841198" w14:paraId="6A2F4982" w14:textId="77777777" w:rsidTr="00D27E70">
        <w:tc>
          <w:tcPr>
            <w:tcW w:w="5000" w:type="pct"/>
            <w:gridSpan w:val="2"/>
          </w:tcPr>
          <w:p w14:paraId="2E873939" w14:textId="77777777" w:rsidR="00841198" w:rsidRPr="002A200F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14AB18E0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>Administrador identifica o tipo de relatório que quer extratir</w:t>
            </w:r>
          </w:p>
          <w:p w14:paraId="02E602B3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Seleciona o relatório</w:t>
            </w:r>
          </w:p>
          <w:p w14:paraId="4D023EC7" w14:textId="77777777" w:rsidR="00841198" w:rsidRPr="002A200F" w:rsidRDefault="00841198" w:rsidP="00D27E70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Realiza a extração das informações</w:t>
            </w:r>
          </w:p>
        </w:tc>
      </w:tr>
      <w:tr w:rsidR="00841198" w:rsidRPr="00841198" w14:paraId="75BC81F5" w14:textId="77777777" w:rsidTr="00D27E70">
        <w:tc>
          <w:tcPr>
            <w:tcW w:w="5000" w:type="pct"/>
            <w:gridSpan w:val="2"/>
          </w:tcPr>
          <w:p w14:paraId="332402AE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078789C2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841198" w:rsidRPr="00841198" w14:paraId="5AC6B9C6" w14:textId="77777777" w:rsidTr="00D27E70">
        <w:tc>
          <w:tcPr>
            <w:tcW w:w="5000" w:type="pct"/>
            <w:gridSpan w:val="2"/>
          </w:tcPr>
          <w:p w14:paraId="5BD293D5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387E27B9" w14:textId="77777777" w:rsidR="00841198" w:rsidRPr="009E6A16" w:rsidRDefault="00841198" w:rsidP="00D27E70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 xml:space="preserve">[FE1] Fluxo Exceção 1: </w:t>
            </w:r>
          </w:p>
        </w:tc>
      </w:tr>
      <w:tr w:rsidR="00841198" w:rsidRPr="00841198" w14:paraId="586E7647" w14:textId="77777777" w:rsidTr="00D27E70">
        <w:trPr>
          <w:trHeight w:hRule="exact" w:val="491"/>
        </w:trPr>
        <w:tc>
          <w:tcPr>
            <w:tcW w:w="5000" w:type="pct"/>
            <w:gridSpan w:val="2"/>
          </w:tcPr>
          <w:p w14:paraId="14D1CB68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4F750C87" w14:textId="77777777" w:rsidR="00841198" w:rsidRPr="009E6A16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841198" w:rsidRPr="00841198" w14:paraId="68428E9C" w14:textId="77777777" w:rsidTr="00D27E70">
        <w:tc>
          <w:tcPr>
            <w:tcW w:w="5000" w:type="pct"/>
            <w:gridSpan w:val="2"/>
          </w:tcPr>
          <w:p w14:paraId="20BC5677" w14:textId="77777777" w:rsidR="00841198" w:rsidRPr="00AA167C" w:rsidRDefault="00841198" w:rsidP="00D27E7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744DD072" w14:textId="77777777" w:rsidR="00841198" w:rsidRPr="009E6A16" w:rsidRDefault="00841198" w:rsidP="00D27E70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74736408" w14:textId="77777777" w:rsidR="00672C5F" w:rsidRPr="00672C5F" w:rsidRDefault="00672C5F" w:rsidP="00672C5F">
      <w:pPr>
        <w:rPr>
          <w:color w:val="2E74B5" w:themeColor="accent1" w:themeShade="BF"/>
          <w:highlight w:val="yellow"/>
          <w:lang w:val="pt-BR"/>
        </w:rPr>
      </w:pPr>
    </w:p>
    <w:p w14:paraId="5C195948" w14:textId="77777777" w:rsidR="00081EC4" w:rsidRDefault="00081EC4" w:rsidP="00EB53C4">
      <w:pPr>
        <w:pStyle w:val="Titulo2"/>
        <w:numPr>
          <w:ilvl w:val="0"/>
          <w:numId w:val="23"/>
        </w:numPr>
        <w:rPr>
          <w:lang w:val="pt-BR"/>
        </w:rPr>
      </w:pPr>
      <w:bookmarkStart w:id="20" w:name="_Toc49378740"/>
      <w:r>
        <w:rPr>
          <w:lang w:val="pt-BR"/>
        </w:rPr>
        <w:t>Requisitos Não-Funcionais</w:t>
      </w:r>
      <w:bookmarkEnd w:id="20"/>
    </w:p>
    <w:p w14:paraId="3D380BB9" w14:textId="66BFD933" w:rsidR="008D3415" w:rsidRDefault="008D3415" w:rsidP="00841198">
      <w:pPr>
        <w:rPr>
          <w:color w:val="2E74B5" w:themeColor="accent1" w:themeShade="BF"/>
          <w:lang w:val="pt-BR"/>
        </w:rPr>
      </w:pPr>
    </w:p>
    <w:p w14:paraId="7D4DE0E1" w14:textId="77777777" w:rsidR="00841198" w:rsidRPr="00371660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</w:rPr>
      </w:pPr>
      <w:r w:rsidRPr="00371660">
        <w:rPr>
          <w:rFonts w:ascii="Arial" w:hAnsi="Arial" w:cs="Arial"/>
          <w:b/>
          <w:sz w:val="18"/>
          <w:szCs w:val="18"/>
        </w:rPr>
        <w:t>[RNF00</w:t>
      </w:r>
      <w:r>
        <w:rPr>
          <w:rFonts w:ascii="Arial" w:hAnsi="Arial" w:cs="Arial"/>
          <w:b/>
          <w:sz w:val="18"/>
          <w:szCs w:val="18"/>
        </w:rPr>
        <w:t>1</w:t>
      </w:r>
      <w:r w:rsidRPr="00371660">
        <w:rPr>
          <w:rFonts w:ascii="Arial" w:hAnsi="Arial" w:cs="Arial"/>
          <w:b/>
          <w:sz w:val="18"/>
          <w:szCs w:val="18"/>
        </w:rPr>
        <w:t xml:space="preserve">] – </w:t>
      </w:r>
      <w:r>
        <w:rPr>
          <w:rFonts w:ascii="Arial" w:hAnsi="Arial" w:cs="Arial"/>
          <w:b/>
          <w:sz w:val="18"/>
          <w:szCs w:val="18"/>
        </w:rPr>
        <w:t>Usabilidade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41198" w:rsidRPr="00371660" w14:paraId="5D1270B3" w14:textId="77777777" w:rsidTr="00D27E70">
        <w:tc>
          <w:tcPr>
            <w:tcW w:w="1809" w:type="dxa"/>
          </w:tcPr>
          <w:p w14:paraId="2FB92458" w14:textId="77777777" w:rsidR="00841198" w:rsidRPr="00371660" w:rsidRDefault="00841198" w:rsidP="00D27E70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6CB404EE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512E0ACE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6E6173D9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2BA64511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24B4731F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39B12CDA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277A6423" w14:textId="77777777" w:rsidR="00841198" w:rsidRPr="00371660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Pr="0051525C">
        <w:rPr>
          <w:rFonts w:ascii="Arial" w:hAnsi="Arial" w:cs="Arial"/>
          <w:sz w:val="18"/>
          <w:szCs w:val="18"/>
          <w:lang w:val="pt-BR"/>
        </w:rPr>
        <w:t>O sistema deve apresentar uma usabilidade clara, simples, de fácil utilização e intuitiva, tendo em vista utilização por usuários de diferentes idades.</w:t>
      </w:r>
    </w:p>
    <w:p w14:paraId="1D6055C7" w14:textId="77777777" w:rsidR="00841198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14:paraId="13C77C93" w14:textId="77777777" w:rsidR="00841198" w:rsidRPr="003B7DC1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14:paraId="6702DF9A" w14:textId="77777777" w:rsidR="00841198" w:rsidRPr="005A6188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5A6188">
        <w:rPr>
          <w:rFonts w:ascii="Arial" w:hAnsi="Arial" w:cs="Arial"/>
          <w:b/>
          <w:sz w:val="18"/>
          <w:szCs w:val="18"/>
          <w:lang w:val="pt-BR"/>
        </w:rPr>
        <w:t xml:space="preserve">[RNF002] – Segurança de palavra </w:t>
      </w:r>
      <w:r>
        <w:rPr>
          <w:rFonts w:ascii="Arial" w:hAnsi="Arial" w:cs="Arial"/>
          <w:b/>
          <w:sz w:val="18"/>
          <w:szCs w:val="18"/>
          <w:lang w:val="pt-BR"/>
        </w:rPr>
        <w:t>passe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41198" w:rsidRPr="00371660" w14:paraId="21F72C1F" w14:textId="77777777" w:rsidTr="00D27E70">
        <w:tc>
          <w:tcPr>
            <w:tcW w:w="1809" w:type="dxa"/>
          </w:tcPr>
          <w:p w14:paraId="74490CBB" w14:textId="77777777" w:rsidR="00841198" w:rsidRPr="00371660" w:rsidRDefault="00841198" w:rsidP="00D27E70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317A5074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3C6D48FC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4795B307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5501F852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47A04764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6ADFACDB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22645DBB" w14:textId="77777777" w:rsidR="00841198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Pr="005A6188">
        <w:rPr>
          <w:rFonts w:ascii="Arial" w:hAnsi="Arial" w:cs="Arial"/>
          <w:sz w:val="18"/>
          <w:szCs w:val="18"/>
          <w:lang w:val="pt-BR"/>
        </w:rPr>
        <w:t>O sistema deverá manter o hash SHA256 da palavra passe do usuário afim de proteger seus dados. Haverá também autenticação de dois fatores.</w:t>
      </w:r>
    </w:p>
    <w:p w14:paraId="7F6C98CF" w14:textId="77777777" w:rsidR="00841198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042F4127" w14:textId="77777777" w:rsidR="00841198" w:rsidRPr="00371660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23E323B3" w14:textId="77777777" w:rsidR="00841198" w:rsidRPr="00604E8D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604E8D">
        <w:rPr>
          <w:rFonts w:ascii="Arial" w:hAnsi="Arial" w:cs="Arial"/>
          <w:b/>
          <w:sz w:val="18"/>
          <w:szCs w:val="18"/>
          <w:lang w:val="pt-BR"/>
        </w:rPr>
        <w:t>[RNF003] – Autenticidade de e-m</w:t>
      </w:r>
      <w:r>
        <w:rPr>
          <w:rFonts w:ascii="Arial" w:hAnsi="Arial" w:cs="Arial"/>
          <w:b/>
          <w:sz w:val="18"/>
          <w:szCs w:val="18"/>
          <w:lang w:val="pt-BR"/>
        </w:rPr>
        <w:t>ail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41198" w:rsidRPr="00371660" w14:paraId="7E9C4D89" w14:textId="77777777" w:rsidTr="00D27E70">
        <w:tc>
          <w:tcPr>
            <w:tcW w:w="1809" w:type="dxa"/>
          </w:tcPr>
          <w:p w14:paraId="5BDD5C26" w14:textId="77777777" w:rsidR="00841198" w:rsidRPr="00371660" w:rsidRDefault="00841198" w:rsidP="00D27E70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5624FAA4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63B04170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7BCB5A0C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434A81EF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1C67862B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4A92D904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4D576DDD" w14:textId="77777777" w:rsidR="00841198" w:rsidRPr="00604E8D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Pr="00604E8D">
        <w:rPr>
          <w:rFonts w:ascii="Arial" w:hAnsi="Arial" w:cs="Arial"/>
          <w:sz w:val="18"/>
          <w:szCs w:val="18"/>
          <w:lang w:val="pt-BR"/>
        </w:rPr>
        <w:t xml:space="preserve">O sistema deverá validar o e-mail informado no momento do cadastro, </w:t>
      </w:r>
      <w:proofErr w:type="gramStart"/>
      <w:r w:rsidRPr="00604E8D">
        <w:rPr>
          <w:rFonts w:ascii="Arial" w:hAnsi="Arial" w:cs="Arial"/>
          <w:sz w:val="18"/>
          <w:szCs w:val="18"/>
          <w:lang w:val="pt-BR"/>
        </w:rPr>
        <w:t>afim</w:t>
      </w:r>
      <w:proofErr w:type="gramEnd"/>
      <w:r w:rsidRPr="00604E8D">
        <w:rPr>
          <w:rFonts w:ascii="Arial" w:hAnsi="Arial" w:cs="Arial"/>
          <w:sz w:val="18"/>
          <w:szCs w:val="18"/>
          <w:lang w:val="pt-BR"/>
        </w:rPr>
        <w:t xml:space="preserve"> de descobrir </w:t>
      </w:r>
      <w:r w:rsidRPr="00604E8D">
        <w:rPr>
          <w:rFonts w:ascii="Arial" w:hAnsi="Arial" w:cs="Arial"/>
          <w:spacing w:val="-61"/>
          <w:sz w:val="18"/>
          <w:szCs w:val="18"/>
          <w:lang w:val="pt-BR"/>
        </w:rPr>
        <w:t>se</w:t>
      </w:r>
      <w:r w:rsidRPr="00604E8D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604E8D">
        <w:rPr>
          <w:rFonts w:ascii="Arial" w:hAnsi="Arial" w:cs="Arial"/>
          <w:sz w:val="18"/>
          <w:szCs w:val="18"/>
          <w:lang w:val="pt-BR"/>
        </w:rPr>
        <w:t>o</w:t>
      </w:r>
      <w:r w:rsidRPr="00604E8D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Pr="00604E8D">
        <w:rPr>
          <w:rFonts w:ascii="Arial" w:hAnsi="Arial" w:cs="Arial"/>
          <w:sz w:val="18"/>
          <w:szCs w:val="18"/>
          <w:lang w:val="pt-BR"/>
        </w:rPr>
        <w:t>usuário</w:t>
      </w:r>
      <w:r w:rsidRPr="00604E8D">
        <w:rPr>
          <w:rFonts w:ascii="Arial" w:hAnsi="Arial" w:cs="Arial"/>
          <w:spacing w:val="4"/>
          <w:sz w:val="18"/>
          <w:szCs w:val="18"/>
          <w:lang w:val="pt-BR"/>
        </w:rPr>
        <w:t xml:space="preserve"> </w:t>
      </w:r>
      <w:r w:rsidRPr="00604E8D">
        <w:rPr>
          <w:rFonts w:ascii="Arial" w:hAnsi="Arial" w:cs="Arial"/>
          <w:sz w:val="18"/>
          <w:szCs w:val="18"/>
          <w:lang w:val="pt-BR"/>
        </w:rPr>
        <w:t>cadastrado</w:t>
      </w:r>
      <w:r w:rsidRPr="00604E8D">
        <w:rPr>
          <w:rFonts w:ascii="Arial" w:hAnsi="Arial" w:cs="Arial"/>
          <w:spacing w:val="3"/>
          <w:sz w:val="18"/>
          <w:szCs w:val="18"/>
          <w:lang w:val="pt-BR"/>
        </w:rPr>
        <w:t xml:space="preserve"> </w:t>
      </w:r>
      <w:r w:rsidRPr="00604E8D">
        <w:rPr>
          <w:rFonts w:ascii="Arial" w:hAnsi="Arial" w:cs="Arial"/>
          <w:sz w:val="18"/>
          <w:szCs w:val="18"/>
          <w:lang w:val="pt-BR"/>
        </w:rPr>
        <w:t>é</w:t>
      </w:r>
      <w:r w:rsidRPr="00604E8D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Pr="00604E8D">
        <w:rPr>
          <w:rFonts w:ascii="Arial" w:hAnsi="Arial" w:cs="Arial"/>
          <w:sz w:val="18"/>
          <w:szCs w:val="18"/>
          <w:lang w:val="pt-BR"/>
        </w:rPr>
        <w:t>um</w:t>
      </w:r>
      <w:r w:rsidRPr="00604E8D">
        <w:rPr>
          <w:rFonts w:ascii="Arial" w:hAnsi="Arial" w:cs="Arial"/>
          <w:spacing w:val="3"/>
          <w:sz w:val="18"/>
          <w:szCs w:val="18"/>
          <w:lang w:val="pt-BR"/>
        </w:rPr>
        <w:t xml:space="preserve"> </w:t>
      </w:r>
      <w:r w:rsidRPr="00604E8D">
        <w:rPr>
          <w:rFonts w:ascii="Arial" w:hAnsi="Arial" w:cs="Arial"/>
          <w:sz w:val="18"/>
          <w:szCs w:val="18"/>
          <w:lang w:val="pt-BR"/>
        </w:rPr>
        <w:t>usuário</w:t>
      </w:r>
      <w:r w:rsidRPr="00604E8D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604E8D">
        <w:rPr>
          <w:rFonts w:ascii="Arial" w:hAnsi="Arial" w:cs="Arial"/>
          <w:sz w:val="18"/>
          <w:szCs w:val="18"/>
          <w:lang w:val="pt-BR"/>
        </w:rPr>
        <w:t>“real”.</w:t>
      </w:r>
    </w:p>
    <w:p w14:paraId="2E1EA31C" w14:textId="77777777" w:rsidR="00841198" w:rsidRPr="00371660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68642B42" w14:textId="77777777" w:rsidR="00841198" w:rsidRPr="003B7DC1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14:paraId="65DC64C2" w14:textId="77777777" w:rsidR="00841198" w:rsidRPr="002046A3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2046A3">
        <w:rPr>
          <w:rFonts w:ascii="Arial" w:hAnsi="Arial" w:cs="Arial"/>
          <w:b/>
          <w:sz w:val="18"/>
          <w:szCs w:val="18"/>
          <w:lang w:val="pt-BR"/>
        </w:rPr>
        <w:t>[RNF00</w:t>
      </w:r>
      <w:r>
        <w:rPr>
          <w:rFonts w:ascii="Arial" w:hAnsi="Arial" w:cs="Arial"/>
          <w:b/>
          <w:sz w:val="18"/>
          <w:szCs w:val="18"/>
          <w:lang w:val="pt-BR"/>
        </w:rPr>
        <w:t>4</w:t>
      </w:r>
      <w:r w:rsidRPr="002046A3">
        <w:rPr>
          <w:rFonts w:ascii="Arial" w:hAnsi="Arial" w:cs="Arial"/>
          <w:b/>
          <w:sz w:val="18"/>
          <w:szCs w:val="18"/>
          <w:lang w:val="pt-BR"/>
        </w:rPr>
        <w:t xml:space="preserve">] – </w:t>
      </w:r>
      <w:r>
        <w:rPr>
          <w:rFonts w:ascii="Arial" w:hAnsi="Arial" w:cs="Arial"/>
          <w:b/>
          <w:sz w:val="18"/>
          <w:szCs w:val="18"/>
          <w:lang w:val="pt-BR"/>
        </w:rPr>
        <w:t>Portabilidade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41198" w:rsidRPr="00371660" w14:paraId="2353512D" w14:textId="77777777" w:rsidTr="00D27E70">
        <w:tc>
          <w:tcPr>
            <w:tcW w:w="1809" w:type="dxa"/>
          </w:tcPr>
          <w:p w14:paraId="531241E3" w14:textId="77777777" w:rsidR="00841198" w:rsidRPr="00371660" w:rsidRDefault="00841198" w:rsidP="00D27E70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7E769261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25DA892D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4BCD5997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1FF2D252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417B4CCF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323E83CE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4E5DEEEF" w14:textId="77777777" w:rsidR="00841198" w:rsidRPr="00371660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Pr="001C1CC2">
        <w:rPr>
          <w:rFonts w:ascii="Arial" w:hAnsi="Arial" w:cs="Arial"/>
          <w:sz w:val="18"/>
          <w:szCs w:val="18"/>
          <w:lang w:val="pt-BR"/>
        </w:rPr>
        <w:t>Haverá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a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possibilidade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de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o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sistema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performar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sobre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diferentes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plataformas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de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aplicação.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Como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se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trata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inicialmente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de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um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sistema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web,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as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plataformas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serão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proofErr w:type="gramStart"/>
      <w:r w:rsidRPr="001C1CC2">
        <w:rPr>
          <w:rFonts w:ascii="Arial" w:hAnsi="Arial" w:cs="Arial"/>
          <w:sz w:val="18"/>
          <w:szCs w:val="18"/>
          <w:lang w:val="pt-BR"/>
        </w:rPr>
        <w:t>navegadores</w:t>
      </w:r>
      <w:proofErr w:type="gramEnd"/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(como</w:t>
      </w:r>
      <w:r w:rsidRPr="001C1CC2">
        <w:rPr>
          <w:rFonts w:ascii="Arial" w:hAnsi="Arial" w:cs="Arial"/>
          <w:spacing w:val="3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por</w:t>
      </w:r>
      <w:r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exemplo,</w:t>
      </w:r>
      <w:r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Firefox,</w:t>
      </w:r>
      <w:r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Chrome,</w:t>
      </w:r>
      <w:r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Chromium,</w:t>
      </w:r>
      <w:r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Edge,</w:t>
      </w:r>
      <w:r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Opera,</w:t>
      </w:r>
      <w:r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Pr="001C1CC2">
        <w:rPr>
          <w:rFonts w:ascii="Arial" w:hAnsi="Arial" w:cs="Arial"/>
          <w:sz w:val="18"/>
          <w:szCs w:val="18"/>
          <w:lang w:val="pt-BR"/>
        </w:rPr>
        <w:t>Safari</w:t>
      </w:r>
      <w:r>
        <w:rPr>
          <w:rFonts w:ascii="Arial" w:hAnsi="Arial" w:cs="Arial"/>
          <w:sz w:val="18"/>
          <w:szCs w:val="18"/>
          <w:lang w:val="pt-BR"/>
        </w:rPr>
        <w:t xml:space="preserve">, entre outros </w:t>
      </w:r>
      <w:r w:rsidRPr="00841198">
        <w:rPr>
          <w:rFonts w:ascii="Arial" w:hAnsi="Arial" w:cs="Arial"/>
          <w:color w:val="FF0000"/>
          <w:sz w:val="18"/>
          <w:szCs w:val="18"/>
          <w:lang w:val="pt-BR"/>
        </w:rPr>
        <w:t>DEFINIR QUAIS E A VERSÃO).</w:t>
      </w:r>
    </w:p>
    <w:p w14:paraId="04A41A86" w14:textId="77777777" w:rsidR="00841198" w:rsidRDefault="00841198" w:rsidP="00841198">
      <w:pPr>
        <w:spacing w:line="360" w:lineRule="auto"/>
        <w:rPr>
          <w:rFonts w:ascii="Arial" w:hAnsi="Arial" w:cs="Arial"/>
          <w:sz w:val="18"/>
          <w:szCs w:val="18"/>
          <w:lang w:val="pt-BR"/>
        </w:rPr>
      </w:pPr>
    </w:p>
    <w:p w14:paraId="269A3609" w14:textId="77777777" w:rsidR="00841198" w:rsidRDefault="00841198" w:rsidP="00841198">
      <w:pPr>
        <w:spacing w:line="360" w:lineRule="auto"/>
        <w:rPr>
          <w:rFonts w:ascii="Arial" w:hAnsi="Arial" w:cs="Arial"/>
          <w:sz w:val="18"/>
          <w:szCs w:val="18"/>
          <w:lang w:val="pt-BR"/>
        </w:rPr>
      </w:pPr>
    </w:p>
    <w:p w14:paraId="0517C952" w14:textId="77777777" w:rsidR="00841198" w:rsidRPr="00371660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</w:rPr>
      </w:pPr>
      <w:r w:rsidRPr="00371660">
        <w:rPr>
          <w:rFonts w:ascii="Arial" w:hAnsi="Arial" w:cs="Arial"/>
          <w:b/>
          <w:sz w:val="18"/>
          <w:szCs w:val="18"/>
        </w:rPr>
        <w:t>[RNF00</w:t>
      </w:r>
      <w:r>
        <w:rPr>
          <w:rFonts w:ascii="Arial" w:hAnsi="Arial" w:cs="Arial"/>
          <w:b/>
          <w:sz w:val="18"/>
          <w:szCs w:val="18"/>
        </w:rPr>
        <w:t>5</w:t>
      </w:r>
      <w:r w:rsidRPr="00371660">
        <w:rPr>
          <w:rFonts w:ascii="Arial" w:hAnsi="Arial" w:cs="Arial"/>
          <w:b/>
          <w:sz w:val="18"/>
          <w:szCs w:val="18"/>
        </w:rPr>
        <w:t xml:space="preserve">] – </w:t>
      </w:r>
      <w:r>
        <w:rPr>
          <w:rFonts w:ascii="Arial" w:hAnsi="Arial" w:cs="Arial"/>
          <w:b/>
          <w:sz w:val="18"/>
          <w:szCs w:val="18"/>
        </w:rPr>
        <w:t>Chamadas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41198" w:rsidRPr="00371660" w14:paraId="22203902" w14:textId="77777777" w:rsidTr="00D27E70">
        <w:tc>
          <w:tcPr>
            <w:tcW w:w="1809" w:type="dxa"/>
          </w:tcPr>
          <w:p w14:paraId="7C92FE4A" w14:textId="77777777" w:rsidR="00841198" w:rsidRPr="00371660" w:rsidRDefault="00841198" w:rsidP="00D27E70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2E32633B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5E159C22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7E13AC0D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53BC578C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7B777431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30B16FF1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4937CE01" w14:textId="77777777" w:rsidR="00841198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Pr="006608B1">
        <w:rPr>
          <w:rFonts w:ascii="Arial" w:hAnsi="Arial" w:cs="Arial"/>
          <w:sz w:val="18"/>
          <w:szCs w:val="18"/>
          <w:lang w:val="pt-BR"/>
        </w:rPr>
        <w:t xml:space="preserve">O sistema deverá realizar os atendimentos de alunos por meio de chamadas de </w:t>
      </w:r>
      <w:proofErr w:type="gramStart"/>
      <w:r w:rsidRPr="006608B1">
        <w:rPr>
          <w:rFonts w:ascii="Arial" w:hAnsi="Arial" w:cs="Arial"/>
          <w:sz w:val="18"/>
          <w:szCs w:val="18"/>
          <w:lang w:val="pt-BR"/>
        </w:rPr>
        <w:t>áudio ,</w:t>
      </w:r>
      <w:proofErr w:type="gramEnd"/>
      <w:r w:rsidRPr="006608B1">
        <w:rPr>
          <w:rFonts w:ascii="Arial" w:hAnsi="Arial" w:cs="Arial"/>
          <w:sz w:val="18"/>
          <w:szCs w:val="18"/>
          <w:lang w:val="pt-BR"/>
        </w:rPr>
        <w:t xml:space="preserve"> vídeo e/ou chat através do Jitsi.</w:t>
      </w:r>
    </w:p>
    <w:p w14:paraId="7CE6D2C1" w14:textId="77777777" w:rsidR="00841198" w:rsidRPr="002046A3" w:rsidRDefault="00841198" w:rsidP="00841198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2046A3">
        <w:rPr>
          <w:rFonts w:ascii="Arial" w:hAnsi="Arial" w:cs="Arial"/>
          <w:b/>
          <w:sz w:val="18"/>
          <w:szCs w:val="18"/>
          <w:lang w:val="pt-BR"/>
        </w:rPr>
        <w:t>[RNF00</w:t>
      </w:r>
      <w:r>
        <w:rPr>
          <w:rFonts w:ascii="Arial" w:hAnsi="Arial" w:cs="Arial"/>
          <w:b/>
          <w:sz w:val="18"/>
          <w:szCs w:val="18"/>
          <w:lang w:val="pt-BR"/>
        </w:rPr>
        <w:t>6</w:t>
      </w:r>
      <w:r w:rsidRPr="002046A3">
        <w:rPr>
          <w:rFonts w:ascii="Arial" w:hAnsi="Arial" w:cs="Arial"/>
          <w:b/>
          <w:sz w:val="18"/>
          <w:szCs w:val="18"/>
          <w:lang w:val="pt-BR"/>
        </w:rPr>
        <w:t xml:space="preserve">] – </w:t>
      </w:r>
      <w:r>
        <w:rPr>
          <w:rFonts w:ascii="Arial" w:hAnsi="Arial" w:cs="Arial"/>
          <w:b/>
          <w:sz w:val="18"/>
          <w:szCs w:val="18"/>
          <w:lang w:val="pt-BR"/>
        </w:rPr>
        <w:t>Linguagem de Programação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41198" w:rsidRPr="00371660" w14:paraId="53FD2BAC" w14:textId="77777777" w:rsidTr="00D27E70">
        <w:tc>
          <w:tcPr>
            <w:tcW w:w="1809" w:type="dxa"/>
          </w:tcPr>
          <w:p w14:paraId="3E302083" w14:textId="77777777" w:rsidR="00841198" w:rsidRPr="00371660" w:rsidRDefault="00841198" w:rsidP="00D27E70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575C18BB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032DA14B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</w:p>
        </w:tc>
        <w:tc>
          <w:tcPr>
            <w:tcW w:w="425" w:type="dxa"/>
          </w:tcPr>
          <w:p w14:paraId="0891682E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4D566D73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</w:p>
        </w:tc>
        <w:tc>
          <w:tcPr>
            <w:tcW w:w="425" w:type="dxa"/>
          </w:tcPr>
          <w:p w14:paraId="07B1C337" w14:textId="77777777" w:rsidR="00841198" w:rsidRPr="00371660" w:rsidRDefault="00841198" w:rsidP="00D27E70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499AD57E" w14:textId="77777777" w:rsidR="00841198" w:rsidRPr="00371660" w:rsidRDefault="00841198" w:rsidP="00D27E70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</w:p>
        </w:tc>
      </w:tr>
    </w:tbl>
    <w:p w14:paraId="32814AB7" w14:textId="77777777" w:rsidR="00841198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>:</w:t>
      </w:r>
      <w:r>
        <w:rPr>
          <w:rFonts w:ascii="Arial" w:hAnsi="Arial" w:cs="Arial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O</w:t>
      </w:r>
      <w:r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sistema</w:t>
      </w:r>
      <w:r w:rsidRPr="00A37AB0">
        <w:rPr>
          <w:rFonts w:ascii="Arial" w:hAnsi="Arial" w:cs="Arial"/>
          <w:spacing w:val="-3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deverá</w:t>
      </w:r>
      <w:r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utilizar</w:t>
      </w:r>
      <w:r w:rsidRPr="00A37AB0">
        <w:rPr>
          <w:rFonts w:ascii="Arial" w:hAnsi="Arial" w:cs="Arial"/>
          <w:spacing w:val="-4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a</w:t>
      </w:r>
      <w:r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linguagem</w:t>
      </w:r>
      <w:r w:rsidRPr="00A37AB0">
        <w:rPr>
          <w:rFonts w:ascii="Arial" w:hAnsi="Arial" w:cs="Arial"/>
          <w:spacing w:val="-4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Javascript</w:t>
      </w:r>
      <w:r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em</w:t>
      </w:r>
      <w:r w:rsidRPr="00A37AB0">
        <w:rPr>
          <w:rFonts w:ascii="Arial" w:hAnsi="Arial" w:cs="Arial"/>
          <w:spacing w:val="-4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sua</w:t>
      </w:r>
      <w:r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Pr="00A37AB0">
        <w:rPr>
          <w:rFonts w:ascii="Arial" w:hAnsi="Arial" w:cs="Arial"/>
          <w:sz w:val="18"/>
          <w:szCs w:val="18"/>
          <w:lang w:val="pt-BR"/>
        </w:rPr>
        <w:t>implementação com apoio de NodeJS, dessa forma poderá implementar a API lib-jitsi-meet para as chamadas.</w:t>
      </w:r>
    </w:p>
    <w:p w14:paraId="251C112B" w14:textId="77777777" w:rsidR="00841198" w:rsidRDefault="00841198" w:rsidP="0084119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40CB6B6C" w14:textId="77777777" w:rsidR="00841198" w:rsidRPr="00841198" w:rsidRDefault="00841198" w:rsidP="00841198">
      <w:pPr>
        <w:spacing w:line="360" w:lineRule="auto"/>
        <w:ind w:left="708"/>
        <w:rPr>
          <w:rFonts w:ascii="Arial" w:hAnsi="Arial" w:cs="Arial"/>
          <w:color w:val="FF0000"/>
          <w:sz w:val="18"/>
          <w:szCs w:val="18"/>
          <w:lang w:val="pt-BR"/>
        </w:rPr>
      </w:pPr>
      <w:r w:rsidRPr="00841198">
        <w:rPr>
          <w:rFonts w:ascii="Arial" w:hAnsi="Arial" w:cs="Arial"/>
          <w:color w:val="FF0000"/>
          <w:sz w:val="18"/>
          <w:szCs w:val="18"/>
          <w:lang w:val="pt-BR"/>
        </w:rPr>
        <w:t>INCLUIR BANCO DE DADOS E ARQUITETURA</w:t>
      </w:r>
    </w:p>
    <w:p w14:paraId="0BCE1D7C" w14:textId="77777777" w:rsidR="00841198" w:rsidRPr="00C94498" w:rsidRDefault="00841198" w:rsidP="00841198">
      <w:pPr>
        <w:ind w:left="708"/>
        <w:rPr>
          <w:rFonts w:ascii="Arial" w:hAnsi="Arial" w:cs="Arial"/>
          <w:color w:val="2E74B5" w:themeColor="accent1" w:themeShade="BF"/>
          <w:sz w:val="18"/>
          <w:szCs w:val="18"/>
          <w:lang w:val="pt-BR"/>
        </w:rPr>
      </w:pPr>
    </w:p>
    <w:p w14:paraId="2A267B1F" w14:textId="77777777" w:rsidR="002E3BF6" w:rsidRPr="00371660" w:rsidRDefault="002E3BF6" w:rsidP="00371660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214E0F9B" w14:textId="75B7AA12" w:rsidR="00081EC4" w:rsidRPr="00672C5F" w:rsidRDefault="002E3BF6" w:rsidP="00672C5F">
      <w:pPr>
        <w:pStyle w:val="Titulo2"/>
        <w:numPr>
          <w:ilvl w:val="0"/>
          <w:numId w:val="23"/>
        </w:numPr>
        <w:rPr>
          <w:lang w:val="pt-BR"/>
        </w:rPr>
      </w:pPr>
      <w:bookmarkStart w:id="21" w:name="_Toc49378741"/>
      <w:r>
        <w:rPr>
          <w:lang w:val="pt-BR"/>
        </w:rPr>
        <w:t>P</w:t>
      </w:r>
      <w:r w:rsidR="00081EC4">
        <w:rPr>
          <w:lang w:val="pt-BR"/>
        </w:rPr>
        <w:t>rotótipo</w:t>
      </w:r>
      <w:bookmarkEnd w:id="21"/>
    </w:p>
    <w:p w14:paraId="5677F176" w14:textId="3BA85DAA" w:rsidR="00907EBE" w:rsidRDefault="00841198" w:rsidP="00841198">
      <w:pPr>
        <w:pStyle w:val="P2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</w:t>
      </w:r>
    </w:p>
    <w:p w14:paraId="5276028F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CSU001 – Manter Cadastro de Usuários</w:t>
      </w:r>
    </w:p>
    <w:p w14:paraId="144D19D8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30BD75FB" wp14:editId="6F63E4C3">
            <wp:extent cx="5612765" cy="3157220"/>
            <wp:effectExtent l="0" t="0" r="6985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2A8A" w14:textId="77777777" w:rsidR="00841198" w:rsidRDefault="00841198" w:rsidP="00841198">
      <w:pPr>
        <w:pStyle w:val="PargrafodaLista"/>
        <w:ind w:left="0"/>
        <w:rPr>
          <w:rFonts w:ascii="Arial" w:eastAsia="Times New Roman" w:hAnsi="Arial"/>
          <w:b/>
          <w:sz w:val="24"/>
          <w:szCs w:val="20"/>
          <w:lang w:eastAsia="pt-BR"/>
        </w:rPr>
      </w:pPr>
      <w:r>
        <w:rPr>
          <w:noProof/>
        </w:rPr>
        <w:drawing>
          <wp:inline distT="0" distB="0" distL="0" distR="0" wp14:anchorId="664C1116" wp14:editId="0F3869C3">
            <wp:extent cx="5612765" cy="3157220"/>
            <wp:effectExtent l="0" t="0" r="698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DD61" w14:textId="77777777" w:rsidR="00841198" w:rsidRDefault="00841198" w:rsidP="00841198">
      <w:pPr>
        <w:pStyle w:val="PargrafodaLista"/>
        <w:ind w:left="0"/>
        <w:rPr>
          <w:rFonts w:ascii="Arial" w:eastAsia="Times New Roman" w:hAnsi="Arial"/>
          <w:b/>
          <w:sz w:val="24"/>
          <w:szCs w:val="20"/>
          <w:lang w:eastAsia="pt-BR"/>
        </w:rPr>
      </w:pPr>
    </w:p>
    <w:p w14:paraId="7942A5C8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2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Manter </w:t>
      </w:r>
      <w:r>
        <w:rPr>
          <w:rFonts w:ascii="Arial" w:eastAsia="Times New Roman" w:hAnsi="Arial"/>
          <w:b/>
          <w:sz w:val="24"/>
          <w:szCs w:val="20"/>
          <w:lang w:eastAsia="pt-BR"/>
        </w:rPr>
        <w:t>Grupos de Estudo</w:t>
      </w:r>
    </w:p>
    <w:p w14:paraId="0CDED7CE" w14:textId="77777777" w:rsidR="00841198" w:rsidRPr="0057531D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023E1F7B" wp14:editId="244A69A8">
            <wp:extent cx="5612765" cy="3157220"/>
            <wp:effectExtent l="0" t="0" r="698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ADE9" w14:textId="77777777" w:rsidR="00841198" w:rsidRDefault="00841198" w:rsidP="00841198">
      <w:pPr>
        <w:pStyle w:val="PargrafodaLista"/>
        <w:ind w:left="0"/>
        <w:rPr>
          <w:rFonts w:ascii="Arial" w:eastAsia="Times New Roman" w:hAnsi="Arial"/>
          <w:b/>
          <w:sz w:val="24"/>
          <w:szCs w:val="20"/>
          <w:lang w:eastAsia="pt-BR"/>
        </w:rPr>
      </w:pPr>
    </w:p>
    <w:p w14:paraId="7A61A6B2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3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>
        <w:rPr>
          <w:rFonts w:ascii="Arial" w:eastAsia="Times New Roman" w:hAnsi="Arial"/>
          <w:b/>
          <w:sz w:val="24"/>
          <w:szCs w:val="20"/>
          <w:lang w:eastAsia="pt-BR"/>
        </w:rPr>
        <w:t>Ingressar em Grupos de Estudo</w:t>
      </w:r>
    </w:p>
    <w:p w14:paraId="0F44FFD1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55C41FCF" wp14:editId="60052782">
            <wp:extent cx="5612765" cy="3157220"/>
            <wp:effectExtent l="0" t="0" r="6985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9FDC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40C981DD" wp14:editId="0D87DABF">
            <wp:extent cx="5612765" cy="3157220"/>
            <wp:effectExtent l="0" t="0" r="6985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97D6" w14:textId="77777777" w:rsidR="00841198" w:rsidRPr="00F91BC9" w:rsidRDefault="00841198" w:rsidP="00841198">
      <w:pPr>
        <w:rPr>
          <w:rFonts w:ascii="Arial" w:hAnsi="Arial"/>
          <w:b/>
          <w:sz w:val="24"/>
        </w:rPr>
      </w:pPr>
    </w:p>
    <w:p w14:paraId="7B70A935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4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>
        <w:rPr>
          <w:rFonts w:ascii="Arial" w:eastAsia="Times New Roman" w:hAnsi="Arial"/>
          <w:b/>
          <w:sz w:val="24"/>
          <w:szCs w:val="20"/>
          <w:lang w:eastAsia="pt-BR"/>
        </w:rPr>
        <w:t>Solicitar Pronto Atendimento</w:t>
      </w:r>
    </w:p>
    <w:p w14:paraId="2C18467F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2FDF9499" wp14:editId="2F5488CD">
            <wp:extent cx="5612765" cy="3157220"/>
            <wp:effectExtent l="0" t="0" r="6985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53DF" w14:textId="77777777" w:rsidR="00841198" w:rsidRPr="00D876EF" w:rsidRDefault="00841198" w:rsidP="00841198">
      <w:pPr>
        <w:rPr>
          <w:rFonts w:ascii="Arial" w:hAnsi="Arial"/>
          <w:b/>
          <w:sz w:val="24"/>
        </w:rPr>
      </w:pPr>
    </w:p>
    <w:p w14:paraId="767F74C4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5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>
        <w:rPr>
          <w:rFonts w:ascii="Arial" w:eastAsia="Times New Roman" w:hAnsi="Arial"/>
          <w:b/>
          <w:sz w:val="24"/>
          <w:szCs w:val="20"/>
          <w:lang w:eastAsia="pt-BR"/>
        </w:rPr>
        <w:t>Gerar questionário de Pré Atendimento</w:t>
      </w:r>
    </w:p>
    <w:p w14:paraId="12AF6C7B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5910E46E" wp14:editId="7818467F">
            <wp:extent cx="5612765" cy="3157220"/>
            <wp:effectExtent l="0" t="0" r="6985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55D9D" wp14:editId="23F52408">
            <wp:extent cx="5612765" cy="3157220"/>
            <wp:effectExtent l="0" t="0" r="6985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41223" wp14:editId="15E88A48">
            <wp:extent cx="5612765" cy="3157220"/>
            <wp:effectExtent l="0" t="0" r="6985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6619" w14:textId="77777777" w:rsidR="00841198" w:rsidRPr="00841198" w:rsidRDefault="00841198" w:rsidP="00841198">
      <w:pPr>
        <w:rPr>
          <w:rFonts w:ascii="Arial" w:hAnsi="Arial"/>
          <w:b/>
          <w:sz w:val="24"/>
          <w:lang w:val="pt-BR"/>
        </w:rPr>
      </w:pPr>
    </w:p>
    <w:p w14:paraId="5816CEDB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6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Gerar fila de espera e 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7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>
        <w:rPr>
          <w:rFonts w:ascii="Arial" w:eastAsia="Times New Roman" w:hAnsi="Arial"/>
          <w:b/>
          <w:sz w:val="24"/>
          <w:szCs w:val="20"/>
          <w:lang w:eastAsia="pt-BR"/>
        </w:rPr>
        <w:t>Operar fila de espera</w:t>
      </w:r>
    </w:p>
    <w:p w14:paraId="7E0A9879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150D9D2A" wp14:editId="4652FFCB">
            <wp:extent cx="5612765" cy="3155950"/>
            <wp:effectExtent l="0" t="0" r="6985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4FE4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792BD6AD" wp14:editId="21D79313">
            <wp:extent cx="5612765" cy="3155950"/>
            <wp:effectExtent l="0" t="0" r="6985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DA6F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66320CDA" wp14:editId="2923F5F1">
            <wp:extent cx="5612765" cy="3155950"/>
            <wp:effectExtent l="0" t="0" r="6985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B0DC" w14:textId="77777777" w:rsidR="00841198" w:rsidRDefault="00841198" w:rsidP="00841198">
      <w:pPr>
        <w:rPr>
          <w:rFonts w:ascii="Arial" w:hAnsi="Arial"/>
          <w:b/>
          <w:sz w:val="24"/>
        </w:rPr>
      </w:pPr>
    </w:p>
    <w:p w14:paraId="06CACE47" w14:textId="77777777" w:rsidR="00841198" w:rsidRDefault="00841198" w:rsidP="00841198">
      <w:pPr>
        <w:rPr>
          <w:rFonts w:ascii="Arial" w:hAnsi="Arial"/>
          <w:b/>
          <w:sz w:val="24"/>
        </w:rPr>
      </w:pPr>
    </w:p>
    <w:p w14:paraId="2D5831EA" w14:textId="77777777" w:rsidR="00841198" w:rsidRDefault="00841198" w:rsidP="00841198">
      <w:pPr>
        <w:rPr>
          <w:rFonts w:ascii="Arial" w:hAnsi="Arial"/>
          <w:b/>
          <w:sz w:val="24"/>
        </w:rPr>
      </w:pPr>
    </w:p>
    <w:p w14:paraId="2B7FB9B9" w14:textId="77777777" w:rsidR="00841198" w:rsidRDefault="00841198" w:rsidP="00841198">
      <w:pPr>
        <w:rPr>
          <w:rFonts w:ascii="Arial" w:hAnsi="Arial"/>
          <w:b/>
          <w:sz w:val="24"/>
        </w:rPr>
      </w:pPr>
    </w:p>
    <w:p w14:paraId="5E04AE45" w14:textId="22047126" w:rsidR="00841198" w:rsidRDefault="00841198" w:rsidP="00841198">
      <w:pPr>
        <w:rPr>
          <w:rFonts w:ascii="Arial" w:hAnsi="Arial"/>
          <w:b/>
          <w:sz w:val="24"/>
        </w:rPr>
      </w:pPr>
    </w:p>
    <w:p w14:paraId="1F7574FB" w14:textId="77777777" w:rsidR="000F6FF7" w:rsidRDefault="000F6FF7" w:rsidP="00841198">
      <w:pPr>
        <w:rPr>
          <w:rFonts w:ascii="Arial" w:hAnsi="Arial"/>
          <w:b/>
          <w:sz w:val="24"/>
        </w:rPr>
      </w:pPr>
    </w:p>
    <w:p w14:paraId="749E7284" w14:textId="77777777" w:rsidR="00841198" w:rsidRDefault="00841198" w:rsidP="00841198">
      <w:pPr>
        <w:rPr>
          <w:rFonts w:ascii="Arial" w:hAnsi="Arial"/>
          <w:b/>
          <w:sz w:val="24"/>
        </w:rPr>
      </w:pPr>
    </w:p>
    <w:p w14:paraId="7D9C2FE7" w14:textId="77777777" w:rsidR="00841198" w:rsidRPr="00CE7110" w:rsidRDefault="00841198" w:rsidP="00841198">
      <w:pPr>
        <w:rPr>
          <w:rFonts w:ascii="Arial" w:hAnsi="Arial"/>
          <w:b/>
          <w:sz w:val="24"/>
        </w:rPr>
      </w:pPr>
    </w:p>
    <w:p w14:paraId="6BE6BE28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CSU001 – Manter Cadastro de Usuários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(Perfil do Professor) e 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8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Atribuir selos</w:t>
      </w:r>
    </w:p>
    <w:p w14:paraId="0E19ED82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639EE3DC" wp14:editId="6198496F">
            <wp:extent cx="5612765" cy="3155950"/>
            <wp:effectExtent l="0" t="0" r="6985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5A23" w14:textId="77777777" w:rsidR="00841198" w:rsidRPr="00E92D78" w:rsidRDefault="00841198" w:rsidP="00841198">
      <w:pPr>
        <w:rPr>
          <w:rFonts w:ascii="Arial" w:hAnsi="Arial"/>
          <w:b/>
          <w:sz w:val="24"/>
        </w:rPr>
      </w:pPr>
    </w:p>
    <w:p w14:paraId="48C3B640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CSU001 – Manter Cadastro de Usuários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(Perfil do Aluno)</w:t>
      </w:r>
    </w:p>
    <w:p w14:paraId="17337E4F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2A461159" wp14:editId="5D145DFE">
            <wp:extent cx="5612765" cy="3155950"/>
            <wp:effectExtent l="0" t="0" r="6985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53FF" w14:textId="77777777" w:rsidR="00841198" w:rsidRPr="006B190F" w:rsidRDefault="00841198" w:rsidP="00841198">
      <w:pPr>
        <w:rPr>
          <w:rFonts w:ascii="Arial" w:hAnsi="Arial"/>
          <w:b/>
          <w:sz w:val="24"/>
        </w:rPr>
      </w:pPr>
    </w:p>
    <w:p w14:paraId="5580396C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9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Reportar Usuários</w:t>
      </w:r>
    </w:p>
    <w:p w14:paraId="3327D1A1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7166D13B" wp14:editId="1075BD39">
            <wp:extent cx="5612765" cy="3155950"/>
            <wp:effectExtent l="0" t="0" r="6985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8DFB1" wp14:editId="73DA54AD">
            <wp:extent cx="5612765" cy="3155950"/>
            <wp:effectExtent l="0" t="0" r="6985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EED3" w14:textId="77777777" w:rsidR="00841198" w:rsidRPr="006B190F" w:rsidRDefault="00841198" w:rsidP="00841198">
      <w:pPr>
        <w:rPr>
          <w:rFonts w:ascii="Arial" w:hAnsi="Arial"/>
          <w:b/>
          <w:sz w:val="24"/>
        </w:rPr>
      </w:pPr>
    </w:p>
    <w:p w14:paraId="7453C641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10 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–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Análise de Report e 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</w:t>
      </w:r>
      <w:r>
        <w:rPr>
          <w:rFonts w:ascii="Arial" w:eastAsia="Times New Roman" w:hAnsi="Arial"/>
          <w:b/>
          <w:sz w:val="24"/>
          <w:szCs w:val="20"/>
          <w:lang w:eastAsia="pt-BR"/>
        </w:rPr>
        <w:t>11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Tratativa de Report</w:t>
      </w:r>
    </w:p>
    <w:p w14:paraId="4CE98EE5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19EF66B6" wp14:editId="10442352">
            <wp:extent cx="5612765" cy="3155950"/>
            <wp:effectExtent l="0" t="0" r="6985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498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210BB40B" wp14:editId="5906C6C3">
            <wp:extent cx="5612765" cy="3155950"/>
            <wp:effectExtent l="0" t="0" r="6985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F70C" w14:textId="77777777" w:rsidR="00841198" w:rsidRPr="00D24924" w:rsidRDefault="00841198" w:rsidP="00841198">
      <w:pPr>
        <w:rPr>
          <w:rFonts w:ascii="Arial" w:hAnsi="Arial"/>
          <w:b/>
          <w:sz w:val="24"/>
        </w:rPr>
      </w:pPr>
    </w:p>
    <w:p w14:paraId="43715A4E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12 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–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Validar Solicitação de Usuário Professor</w:t>
      </w:r>
    </w:p>
    <w:p w14:paraId="6EA23F18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74040C97" wp14:editId="5A63F052">
            <wp:extent cx="5612765" cy="3155950"/>
            <wp:effectExtent l="0" t="0" r="6985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76F9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4707502E" wp14:editId="7E9BDF1B">
            <wp:extent cx="5612765" cy="3155950"/>
            <wp:effectExtent l="0" t="0" r="698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2705" w14:textId="77777777" w:rsidR="00841198" w:rsidRPr="00D24924" w:rsidRDefault="00841198" w:rsidP="00841198">
      <w:pPr>
        <w:rPr>
          <w:rFonts w:ascii="Arial" w:hAnsi="Arial"/>
          <w:b/>
          <w:sz w:val="24"/>
        </w:rPr>
      </w:pPr>
    </w:p>
    <w:p w14:paraId="7415A841" w14:textId="77777777" w:rsidR="00841198" w:rsidRDefault="00841198" w:rsidP="00841198">
      <w:pPr>
        <w:pStyle w:val="PargrafodaLista"/>
        <w:numPr>
          <w:ilvl w:val="0"/>
          <w:numId w:val="35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13 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–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Extrair relatórios</w:t>
      </w:r>
    </w:p>
    <w:p w14:paraId="7DE4C3B7" w14:textId="77777777" w:rsidR="00841198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3CCB0C50" wp14:editId="54A43C7E">
            <wp:extent cx="5612765" cy="3155950"/>
            <wp:effectExtent l="0" t="0" r="6985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384B" w14:textId="77777777" w:rsidR="00841198" w:rsidRPr="00D24924" w:rsidRDefault="00841198" w:rsidP="0084119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3BB18909" wp14:editId="24E30140">
            <wp:extent cx="5612765" cy="3155950"/>
            <wp:effectExtent l="0" t="0" r="6985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A0D8" w14:textId="77777777" w:rsidR="00841198" w:rsidRPr="00C94498" w:rsidRDefault="00841198" w:rsidP="00841198">
      <w:pPr>
        <w:pStyle w:val="P2"/>
        <w:rPr>
          <w:b/>
          <w:color w:val="2E74B5" w:themeColor="accent1" w:themeShade="BF"/>
        </w:rPr>
      </w:pPr>
    </w:p>
    <w:p w14:paraId="52772D75" w14:textId="77777777" w:rsidR="00D4391E" w:rsidRPr="00C94498" w:rsidRDefault="00D4391E">
      <w:pPr>
        <w:pStyle w:val="P2"/>
        <w:rPr>
          <w:color w:val="2E74B5" w:themeColor="accent1" w:themeShade="BF"/>
        </w:rPr>
      </w:pPr>
    </w:p>
    <w:p w14:paraId="4115A926" w14:textId="77777777" w:rsidR="00081EC4" w:rsidRDefault="00081EC4" w:rsidP="00BC009A">
      <w:pPr>
        <w:pStyle w:val="Titulo1"/>
        <w:numPr>
          <w:ilvl w:val="0"/>
          <w:numId w:val="27"/>
        </w:numPr>
        <w:rPr>
          <w:lang w:val="pt-BR"/>
        </w:rPr>
      </w:pPr>
      <w:r>
        <w:rPr>
          <w:lang w:val="pt-BR"/>
        </w:rPr>
        <w:br w:type="page"/>
      </w:r>
      <w:bookmarkStart w:id="22" w:name="_Toc49378742"/>
      <w:r>
        <w:rPr>
          <w:lang w:val="pt-BR"/>
        </w:rPr>
        <w:t>Análise</w:t>
      </w:r>
      <w:bookmarkEnd w:id="22"/>
    </w:p>
    <w:p w14:paraId="7706FFA0" w14:textId="77777777" w:rsidR="00081EC4" w:rsidRDefault="00081EC4">
      <w:pPr>
        <w:pStyle w:val="Recuodecorpodetexto3"/>
        <w:rPr>
          <w:lang w:val="pt-BR"/>
        </w:rPr>
      </w:pPr>
      <w:r>
        <w:rPr>
          <w:lang w:val="pt-BR"/>
        </w:rPr>
        <w:t>Este capítulo tem como objetivo analisar</w:t>
      </w:r>
      <w:r w:rsidR="00866710">
        <w:rPr>
          <w:lang w:val="pt-BR"/>
        </w:rPr>
        <w:t>, detalhar</w:t>
      </w:r>
      <w:r>
        <w:rPr>
          <w:lang w:val="pt-BR"/>
        </w:rPr>
        <w:t xml:space="preserve"> e propor uma solução</w:t>
      </w:r>
      <w:r w:rsidR="00866710">
        <w:rPr>
          <w:lang w:val="pt-BR"/>
        </w:rPr>
        <w:t xml:space="preserve"> geral</w:t>
      </w:r>
      <w:r>
        <w:rPr>
          <w:lang w:val="pt-BR"/>
        </w:rPr>
        <w:t xml:space="preserve"> do sistema</w:t>
      </w:r>
      <w:r w:rsidR="0009535F">
        <w:rPr>
          <w:lang w:val="pt-BR"/>
        </w:rPr>
        <w:t>, sob o ponto de vista de negócio,</w:t>
      </w:r>
      <w:r>
        <w:rPr>
          <w:lang w:val="pt-BR"/>
        </w:rPr>
        <w:t xml:space="preserve"> de acordo com os requisitos leva</w:t>
      </w:r>
      <w:r w:rsidR="00821138">
        <w:rPr>
          <w:lang w:val="pt-BR"/>
        </w:rPr>
        <w:t>ntados e validados no capítulo 3.</w:t>
      </w:r>
    </w:p>
    <w:p w14:paraId="6289A1BF" w14:textId="77777777" w:rsidR="00081EC4" w:rsidRDefault="00081EC4" w:rsidP="00BC009A">
      <w:pPr>
        <w:pStyle w:val="Titulo2"/>
        <w:numPr>
          <w:ilvl w:val="1"/>
          <w:numId w:val="30"/>
        </w:numPr>
        <w:rPr>
          <w:lang w:val="pt-BR"/>
        </w:rPr>
      </w:pPr>
      <w:bookmarkStart w:id="23" w:name="_Toc49378743"/>
      <w:r>
        <w:rPr>
          <w:lang w:val="pt-BR"/>
        </w:rPr>
        <w:t>Diagrama de Classes de Análise (</w:t>
      </w:r>
      <w:r w:rsidR="00755E78">
        <w:rPr>
          <w:lang w:val="pt-BR"/>
        </w:rPr>
        <w:t>Visão de Negócio</w:t>
      </w:r>
      <w:r>
        <w:rPr>
          <w:lang w:val="pt-BR"/>
        </w:rPr>
        <w:t>)</w:t>
      </w:r>
      <w:bookmarkEnd w:id="23"/>
    </w:p>
    <w:p w14:paraId="36507FE0" w14:textId="1E04FC70" w:rsidR="00081EC4" w:rsidRDefault="00DC4F5C" w:rsidP="00DC4F5C">
      <w:pPr>
        <w:pStyle w:val="P2"/>
      </w:pPr>
      <w:bookmarkStart w:id="24" w:name="_Toc223338652"/>
      <w:bookmarkStart w:id="25" w:name="_Toc223338801"/>
      <w:bookmarkStart w:id="26" w:name="_Toc223338888"/>
      <w:bookmarkStart w:id="27" w:name="_Toc223338653"/>
      <w:bookmarkStart w:id="28" w:name="_Toc223338802"/>
      <w:bookmarkStart w:id="29" w:name="_Toc223338889"/>
      <w:bookmarkEnd w:id="24"/>
      <w:bookmarkEnd w:id="25"/>
      <w:bookmarkEnd w:id="26"/>
      <w:bookmarkEnd w:id="27"/>
      <w:bookmarkEnd w:id="28"/>
      <w:bookmarkEnd w:id="29"/>
      <w:r>
        <w:rPr>
          <w:noProof/>
        </w:rPr>
        <w:drawing>
          <wp:inline distT="0" distB="0" distL="0" distR="0" wp14:anchorId="40550E75" wp14:editId="23640153">
            <wp:extent cx="5612765" cy="4181475"/>
            <wp:effectExtent l="0" t="0" r="698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78" w:rsidRPr="00C94498">
        <w:rPr>
          <w:color w:val="2E74B5" w:themeColor="accent1" w:themeShade="BF"/>
        </w:rPr>
        <w:br w:type="page"/>
      </w:r>
      <w:bookmarkStart w:id="30" w:name="_Toc49378744"/>
      <w:r w:rsidR="00081EC4">
        <w:t>Projeto</w:t>
      </w:r>
      <w:bookmarkEnd w:id="30"/>
    </w:p>
    <w:p w14:paraId="49469837" w14:textId="77777777" w:rsidR="00D328EB" w:rsidRPr="00C94498" w:rsidRDefault="00081EC4" w:rsidP="00081EC4">
      <w:pPr>
        <w:pStyle w:val="Recuodecorpodetexto3"/>
        <w:rPr>
          <w:color w:val="2E74B5" w:themeColor="accent1" w:themeShade="BF"/>
          <w:lang w:val="pt-BR"/>
        </w:rPr>
      </w:pPr>
      <w:r w:rsidRPr="00C94498">
        <w:rPr>
          <w:color w:val="2E74B5" w:themeColor="accent1" w:themeShade="BF"/>
          <w:lang w:val="pt-BR"/>
        </w:rPr>
        <w:t>Este capítulo tem como objetivo refinar a proposta de solução geral do sistema</w:t>
      </w:r>
      <w:r w:rsidR="00D328EB" w:rsidRPr="00C94498">
        <w:rPr>
          <w:color w:val="2E74B5" w:themeColor="accent1" w:themeShade="BF"/>
          <w:lang w:val="pt-BR"/>
        </w:rPr>
        <w:t>,</w:t>
      </w:r>
      <w:r w:rsidRPr="00C94498">
        <w:rPr>
          <w:color w:val="2E74B5" w:themeColor="accent1" w:themeShade="BF"/>
          <w:lang w:val="pt-BR"/>
        </w:rPr>
        <w:t xml:space="preserve"> </w:t>
      </w:r>
      <w:r w:rsidR="00D328EB" w:rsidRPr="00C94498">
        <w:rPr>
          <w:color w:val="2E74B5" w:themeColor="accent1" w:themeShade="BF"/>
          <w:lang w:val="pt-BR"/>
        </w:rPr>
        <w:t xml:space="preserve">apresentando a solução técnica, incluindo a visão de projeto e implementação, a </w:t>
      </w:r>
      <w:r w:rsidRPr="00C94498">
        <w:rPr>
          <w:color w:val="2E74B5" w:themeColor="accent1" w:themeShade="BF"/>
          <w:lang w:val="pt-BR"/>
        </w:rPr>
        <w:t>arquitetura e</w:t>
      </w:r>
      <w:r w:rsidR="00D328EB" w:rsidRPr="00C94498">
        <w:rPr>
          <w:color w:val="2E74B5" w:themeColor="accent1" w:themeShade="BF"/>
          <w:lang w:val="pt-BR"/>
        </w:rPr>
        <w:t xml:space="preserve"> a</w:t>
      </w:r>
      <w:r w:rsidRPr="00C94498">
        <w:rPr>
          <w:color w:val="2E74B5" w:themeColor="accent1" w:themeShade="BF"/>
          <w:lang w:val="pt-BR"/>
        </w:rPr>
        <w:t xml:space="preserve"> tecnologia utilizada</w:t>
      </w:r>
      <w:r w:rsidR="00D328EB" w:rsidRPr="00C94498">
        <w:rPr>
          <w:color w:val="2E74B5" w:themeColor="accent1" w:themeShade="BF"/>
          <w:lang w:val="pt-BR"/>
        </w:rPr>
        <w:t>.</w:t>
      </w:r>
    </w:p>
    <w:p w14:paraId="344A646D" w14:textId="77777777" w:rsidR="00081EC4" w:rsidRDefault="00081EC4" w:rsidP="00BC009A">
      <w:pPr>
        <w:pStyle w:val="Titulo2"/>
        <w:numPr>
          <w:ilvl w:val="1"/>
          <w:numId w:val="30"/>
        </w:numPr>
        <w:rPr>
          <w:lang w:val="pt-BR"/>
        </w:rPr>
      </w:pPr>
      <w:bookmarkStart w:id="31" w:name="_Toc49378745"/>
      <w:r>
        <w:rPr>
          <w:lang w:val="pt-BR"/>
        </w:rPr>
        <w:t>Arquitetura do Sistema</w:t>
      </w:r>
      <w:bookmarkEnd w:id="31"/>
    </w:p>
    <w:p w14:paraId="24FB7966" w14:textId="77777777" w:rsidR="00081EC4" w:rsidRPr="00C94498" w:rsidRDefault="00081EC4" w:rsidP="00081EC4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Neste item deve ser apresentada a arquitetura de infraestrutura do sistema, demonstrando o tipo de arquitetura que será utilizada (por exemplo, cliente/servidor de n-camadas, MVC, ...), a configuração de hardware, de rede, de software, padrões de projeto, componentes específicos (dll, jar, ...) e componentes externos  a serem utilizados, bem como o dimensionamento mínimo de conexões.</w:t>
      </w:r>
    </w:p>
    <w:p w14:paraId="5E6D02B0" w14:textId="77777777" w:rsidR="00081EC4" w:rsidRPr="00C94498" w:rsidRDefault="00FD3F9A" w:rsidP="00081EC4">
      <w:pPr>
        <w:pStyle w:val="P2"/>
        <w:rPr>
          <w:color w:val="2E74B5" w:themeColor="accent1" w:themeShade="BF"/>
        </w:rPr>
      </w:pPr>
      <w:r w:rsidRPr="00C94498">
        <w:rPr>
          <w:noProof/>
          <w:color w:val="2E74B5" w:themeColor="accent1" w:themeShade="BF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FCEA4D3" wp14:editId="2595FCE9">
                <wp:simplePos x="0" y="0"/>
                <wp:positionH relativeFrom="column">
                  <wp:posOffset>1208405</wp:posOffset>
                </wp:positionH>
                <wp:positionV relativeFrom="paragraph">
                  <wp:posOffset>471170</wp:posOffset>
                </wp:positionV>
                <wp:extent cx="3474720" cy="2286000"/>
                <wp:effectExtent l="0" t="0" r="0" b="0"/>
                <wp:wrapNone/>
                <wp:docPr id="12" name="Rectangle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472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2CE16" id="Rectangle 685" o:spid="_x0000_s1026" style="position:absolute;margin-left:95.15pt;margin-top:37.1pt;width:273.6pt;height:18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"/>
            </w:pict>
          </mc:Fallback>
        </mc:AlternateContent>
      </w:r>
      <w:r w:rsidR="00081EC4" w:rsidRPr="00C94498">
        <w:rPr>
          <w:color w:val="2E74B5" w:themeColor="accent1" w:themeShade="BF"/>
        </w:rPr>
        <w:t xml:space="preserve">Para a representação da arquitetura de infraestrutura pode-se utilizar uma figura ilustrativa ou o diagrama de </w:t>
      </w:r>
      <w:r w:rsidR="00BC7A21" w:rsidRPr="00C94498">
        <w:rPr>
          <w:color w:val="2E74B5" w:themeColor="accent1" w:themeShade="BF"/>
        </w:rPr>
        <w:t>implantação</w:t>
      </w:r>
      <w:r w:rsidR="00081EC4" w:rsidRPr="00C94498">
        <w:rPr>
          <w:color w:val="2E74B5" w:themeColor="accent1" w:themeShade="BF"/>
        </w:rPr>
        <w:t>.</w:t>
      </w:r>
      <w:r w:rsidR="00081EC4" w:rsidRPr="00C94498">
        <w:rPr>
          <w:noProof/>
          <w:color w:val="2E74B5" w:themeColor="accent1" w:themeShade="BF"/>
        </w:rPr>
        <w:t xml:space="preserve"> </w:t>
      </w:r>
      <w:r w:rsidR="00081EC4" w:rsidRPr="00C94498">
        <w:rPr>
          <w:color w:val="2E74B5" w:themeColor="accent1" w:themeShade="BF"/>
        </w:rPr>
        <w:t xml:space="preserve">A seguir é apresentada a notação básica de um diagrama de </w:t>
      </w:r>
      <w:r w:rsidR="00BC7A21" w:rsidRPr="00C94498">
        <w:rPr>
          <w:color w:val="2E74B5" w:themeColor="accent1" w:themeShade="BF"/>
        </w:rPr>
        <w:t>implantação</w:t>
      </w:r>
      <w:r w:rsidR="00081EC4" w:rsidRPr="00C94498">
        <w:rPr>
          <w:color w:val="2E74B5" w:themeColor="accent1" w:themeShade="BF"/>
        </w:rPr>
        <w:t>.</w:t>
      </w:r>
    </w:p>
    <w:p w14:paraId="170D0277" w14:textId="77777777" w:rsidR="00081EC4" w:rsidRPr="00C94498" w:rsidRDefault="00FD3F9A" w:rsidP="00081EC4">
      <w:pPr>
        <w:pStyle w:val="Figura0"/>
        <w:rPr>
          <w:color w:val="2E74B5" w:themeColor="accent1" w:themeShade="BF"/>
          <w:lang w:val="pt-BR"/>
        </w:rPr>
      </w:pPr>
      <w:r w:rsidRPr="00C94498">
        <w:rPr>
          <w:noProof/>
          <w:color w:val="2E74B5" w:themeColor="accent1" w:themeShade="BF"/>
          <w:lang w:val="pt-BR" w:eastAsia="pt-BR"/>
        </w:rPr>
        <w:drawing>
          <wp:anchor distT="0" distB="0" distL="114300" distR="114300" simplePos="0" relativeHeight="251656704" behindDoc="0" locked="0" layoutInCell="1" allowOverlap="1" wp14:anchorId="06142A59" wp14:editId="4EA9588C">
            <wp:simplePos x="0" y="0"/>
            <wp:positionH relativeFrom="column">
              <wp:posOffset>1297305</wp:posOffset>
            </wp:positionH>
            <wp:positionV relativeFrom="paragraph">
              <wp:posOffset>217170</wp:posOffset>
            </wp:positionV>
            <wp:extent cx="3474720" cy="2220595"/>
            <wp:effectExtent l="0" t="0" r="0" b="8255"/>
            <wp:wrapTopAndBottom/>
            <wp:docPr id="686" name="Imagem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2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EC4" w:rsidRPr="00C94498">
        <w:rPr>
          <w:color w:val="2E74B5" w:themeColor="accent1" w:themeShade="BF"/>
          <w:lang w:val="pt-BR"/>
        </w:rPr>
        <w:t xml:space="preserve">Notação básica do diagrama de </w:t>
      </w:r>
      <w:r w:rsidR="00BC7A21" w:rsidRPr="00C94498">
        <w:rPr>
          <w:color w:val="2E74B5" w:themeColor="accent1" w:themeShade="BF"/>
          <w:lang w:val="pt-BR"/>
        </w:rPr>
        <w:t>implantação</w:t>
      </w:r>
      <w:r w:rsidR="00081EC4" w:rsidRPr="00C94498">
        <w:rPr>
          <w:color w:val="2E74B5" w:themeColor="accent1" w:themeShade="BF"/>
          <w:lang w:val="pt-BR"/>
        </w:rPr>
        <w:t>.</w:t>
      </w:r>
    </w:p>
    <w:p w14:paraId="6924519D" w14:textId="77777777" w:rsidR="00DD700F" w:rsidRDefault="00DD700F" w:rsidP="00BC009A">
      <w:pPr>
        <w:pStyle w:val="Titulo2"/>
        <w:numPr>
          <w:ilvl w:val="1"/>
          <w:numId w:val="30"/>
        </w:numPr>
        <w:rPr>
          <w:lang w:val="pt-BR"/>
        </w:rPr>
      </w:pPr>
      <w:bookmarkStart w:id="32" w:name="_Toc49378746"/>
      <w:r>
        <w:rPr>
          <w:lang w:val="pt-BR"/>
        </w:rPr>
        <w:t>Diagrama de Classes de P</w:t>
      </w:r>
      <w:r w:rsidR="005F72B0">
        <w:rPr>
          <w:lang w:val="pt-BR"/>
        </w:rPr>
        <w:t>rojeto</w:t>
      </w:r>
      <w:r>
        <w:rPr>
          <w:lang w:val="pt-BR"/>
        </w:rPr>
        <w:t xml:space="preserve"> por</w:t>
      </w:r>
      <w:r w:rsidR="005F72B0">
        <w:rPr>
          <w:lang w:val="pt-BR"/>
        </w:rPr>
        <w:t xml:space="preserve"> </w:t>
      </w:r>
      <w:r>
        <w:rPr>
          <w:lang w:val="pt-BR"/>
        </w:rPr>
        <w:t>Caso de Uso</w:t>
      </w:r>
      <w:bookmarkEnd w:id="32"/>
    </w:p>
    <w:p w14:paraId="315BF1B1" w14:textId="77777777" w:rsidR="00D328EB" w:rsidRPr="00C94498" w:rsidRDefault="00D328EB" w:rsidP="00D328EB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Este item tem como objetivo apresentar a realização de caso de uso para cada caso de uso.</w:t>
      </w:r>
    </w:p>
    <w:p w14:paraId="2F53DE3B" w14:textId="77777777" w:rsidR="00D328EB" w:rsidRPr="00C94498" w:rsidRDefault="00D328EB" w:rsidP="00D328EB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A realização de caso de uso deve conter:</w:t>
      </w:r>
    </w:p>
    <w:p w14:paraId="3F81497C" w14:textId="77777777" w:rsidR="00D328EB" w:rsidRPr="00C94498" w:rsidRDefault="00D328EB" w:rsidP="00EB53C4">
      <w:pPr>
        <w:pStyle w:val="P2"/>
        <w:numPr>
          <w:ilvl w:val="1"/>
          <w:numId w:val="15"/>
        </w:numPr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diagrama de classes para cada caso de uso. Notação básica do diagrama de clas</w:t>
      </w:r>
      <w:r w:rsidR="00F35388" w:rsidRPr="00C94498">
        <w:rPr>
          <w:color w:val="2E74B5" w:themeColor="accent1" w:themeShade="BF"/>
        </w:rPr>
        <w:t>ses já foi apresentada no item 4</w:t>
      </w:r>
      <w:r w:rsidRPr="00C94498">
        <w:rPr>
          <w:color w:val="2E74B5" w:themeColor="accent1" w:themeShade="BF"/>
        </w:rPr>
        <w:t>.1.</w:t>
      </w:r>
    </w:p>
    <w:p w14:paraId="5DED01E5" w14:textId="77777777" w:rsidR="00D328EB" w:rsidRPr="00C94498" w:rsidRDefault="00D328EB" w:rsidP="00EB53C4">
      <w:pPr>
        <w:pStyle w:val="P2"/>
        <w:numPr>
          <w:ilvl w:val="1"/>
          <w:numId w:val="15"/>
        </w:numPr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 xml:space="preserve">diagrama de sequência (para cada cenário do fluxo principal/básico e fluxos alternativos). Neste item devem ser apresentados os diagramas de sequência essenciais ao sistema, identificados através dos casos de uso. </w:t>
      </w:r>
    </w:p>
    <w:p w14:paraId="686EA4F3" w14:textId="77777777" w:rsidR="00D328EB" w:rsidRPr="00C94498" w:rsidRDefault="00D328EB" w:rsidP="00D328EB">
      <w:pPr>
        <w:pStyle w:val="P2"/>
        <w:ind w:left="1440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 xml:space="preserve">Um diagrama de sequência representa interações de objetos organizadas em uma sequência temporal, apresentando os objetos que participam da interação e a sequência das mensagens trocadas. O diagrama de sequência deve validar o diagrama de classes e vice-versa. </w:t>
      </w:r>
    </w:p>
    <w:p w14:paraId="77BAFAA8" w14:textId="77777777" w:rsidR="00D328EB" w:rsidRPr="00C94498" w:rsidRDefault="00D328EB" w:rsidP="00D328EB">
      <w:pPr>
        <w:pStyle w:val="P2"/>
        <w:ind w:left="1440"/>
        <w:rPr>
          <w:color w:val="2E74B5" w:themeColor="accent1" w:themeShade="BF"/>
        </w:rPr>
      </w:pPr>
    </w:p>
    <w:p w14:paraId="51E2DCD9" w14:textId="77777777" w:rsidR="00DD700F" w:rsidRPr="00C94498" w:rsidRDefault="00DD700F" w:rsidP="00DD700F">
      <w:pPr>
        <w:pStyle w:val="P2"/>
        <w:rPr>
          <w:b/>
          <w:color w:val="2E74B5" w:themeColor="accent1" w:themeShade="BF"/>
        </w:rPr>
      </w:pPr>
      <w:r w:rsidRPr="00C94498">
        <w:rPr>
          <w:b/>
          <w:color w:val="2E74B5" w:themeColor="accent1" w:themeShade="BF"/>
        </w:rPr>
        <w:t>Obs: Para os casos de uso que representam &lt;&lt;crud&gt;&gt; básico não há necessidade de realização do caso de uso</w:t>
      </w:r>
      <w:r w:rsidR="005F72B0" w:rsidRPr="00C94498">
        <w:rPr>
          <w:b/>
          <w:color w:val="2E74B5" w:themeColor="accent1" w:themeShade="BF"/>
        </w:rPr>
        <w:t>.</w:t>
      </w:r>
    </w:p>
    <w:p w14:paraId="073F61C1" w14:textId="77777777" w:rsidR="001F54A3" w:rsidRPr="00C94498" w:rsidRDefault="001F54A3" w:rsidP="00BC009A">
      <w:pPr>
        <w:pStyle w:val="Titulo2"/>
        <w:numPr>
          <w:ilvl w:val="1"/>
          <w:numId w:val="30"/>
        </w:numPr>
        <w:rPr>
          <w:lang w:val="pt-BR"/>
        </w:rPr>
      </w:pPr>
      <w:bookmarkStart w:id="33" w:name="_Toc334605281"/>
      <w:bookmarkStart w:id="34" w:name="_Toc49378747"/>
      <w:r w:rsidRPr="00C94498">
        <w:rPr>
          <w:lang w:val="pt-BR"/>
        </w:rPr>
        <w:t>Diagrama de atividades</w:t>
      </w:r>
      <w:bookmarkEnd w:id="33"/>
      <w:bookmarkEnd w:id="34"/>
    </w:p>
    <w:p w14:paraId="2595D253" w14:textId="77777777" w:rsidR="001F54A3" w:rsidRPr="00C94498" w:rsidRDefault="001F54A3" w:rsidP="001F54A3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O diagrama de atividades representa o detalhamento de tarefas e o fluxo de uma atividade para outra de um sistema, geralmente utilizado para os métodos que contém regras de negócio. A seguir é apresentada a notação básica de um diagrama de atividades.</w:t>
      </w:r>
      <w:r w:rsidR="00994DD8" w:rsidRPr="00C94498">
        <w:rPr>
          <w:color w:val="2E74B5" w:themeColor="accent1" w:themeShade="BF"/>
        </w:rPr>
        <w:t xml:space="preserve"> </w:t>
      </w:r>
      <w:r w:rsidR="00994DD8" w:rsidRPr="00C94498">
        <w:rPr>
          <w:b/>
          <w:color w:val="2E74B5" w:themeColor="accent1" w:themeShade="BF"/>
        </w:rPr>
        <w:t xml:space="preserve">Esse diagrama somente deverá ser elaborado se houver necessidade e agregar </w:t>
      </w:r>
      <w:r w:rsidR="0049162D" w:rsidRPr="00C94498">
        <w:rPr>
          <w:b/>
          <w:color w:val="2E74B5" w:themeColor="accent1" w:themeShade="BF"/>
        </w:rPr>
        <w:t xml:space="preserve">valor </w:t>
      </w:r>
      <w:r w:rsidR="00994DD8" w:rsidRPr="00C94498">
        <w:rPr>
          <w:b/>
          <w:color w:val="2E74B5" w:themeColor="accent1" w:themeShade="BF"/>
        </w:rPr>
        <w:t>ao projeto.</w:t>
      </w:r>
    </w:p>
    <w:p w14:paraId="7FB2903E" w14:textId="77777777" w:rsidR="001F54A3" w:rsidRPr="00C94498" w:rsidRDefault="001F54A3" w:rsidP="001F54A3">
      <w:pPr>
        <w:pStyle w:val="Figura0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object w:dxaOrig="4231" w:dyaOrig="4726" w14:anchorId="02FFB1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40.3pt;height:267.9pt" o:ole="" fillcolor="window">
            <v:imagedata r:id="rId33" o:title=""/>
          </v:shape>
          <o:OLEObject Type="Embed" ProgID="Word.Picture.8" ShapeID="_x0000_i1026" DrawAspect="Content" ObjectID="_1690563298" r:id="rId34"/>
        </w:object>
      </w:r>
    </w:p>
    <w:p w14:paraId="00548F6A" w14:textId="77777777" w:rsidR="001F54A3" w:rsidRPr="00C94498" w:rsidRDefault="001F54A3" w:rsidP="001F54A3">
      <w:pPr>
        <w:pStyle w:val="Figura0"/>
        <w:rPr>
          <w:color w:val="2E74B5" w:themeColor="accent1" w:themeShade="BF"/>
          <w:lang w:val="pt-BR"/>
        </w:rPr>
      </w:pPr>
      <w:r w:rsidRPr="00C94498">
        <w:rPr>
          <w:color w:val="2E74B5" w:themeColor="accent1" w:themeShade="BF"/>
          <w:lang w:val="pt-BR"/>
        </w:rPr>
        <w:t>Notação básica do diagrama de atividades.</w:t>
      </w:r>
    </w:p>
    <w:p w14:paraId="4C7B9582" w14:textId="77777777" w:rsidR="00C94498" w:rsidRDefault="00C94498">
      <w:pPr>
        <w:jc w:val="left"/>
        <w:rPr>
          <w:rFonts w:ascii="Arial" w:hAnsi="Arial"/>
          <w:b/>
          <w:sz w:val="24"/>
          <w:lang w:val="pt-BR"/>
        </w:rPr>
      </w:pPr>
      <w:bookmarkStart w:id="35" w:name="_Toc334605282"/>
      <w:r>
        <w:rPr>
          <w:lang w:val="pt-BR"/>
        </w:rPr>
        <w:br w:type="page"/>
      </w:r>
    </w:p>
    <w:p w14:paraId="470E96C5" w14:textId="5E6E673E" w:rsidR="001F54A3" w:rsidRPr="004475F1" w:rsidRDefault="001F54A3" w:rsidP="00BC009A">
      <w:pPr>
        <w:pStyle w:val="Titulo2"/>
        <w:numPr>
          <w:ilvl w:val="1"/>
          <w:numId w:val="30"/>
        </w:numPr>
        <w:rPr>
          <w:lang w:val="pt-BR"/>
        </w:rPr>
      </w:pPr>
      <w:bookmarkStart w:id="36" w:name="_Toc49378748"/>
      <w:r>
        <w:rPr>
          <w:lang w:val="pt-BR"/>
        </w:rPr>
        <w:t>D</w:t>
      </w:r>
      <w:r w:rsidRPr="004475F1">
        <w:rPr>
          <w:lang w:val="pt-BR"/>
        </w:rPr>
        <w:t>iagrama de estado</w:t>
      </w:r>
      <w:r>
        <w:rPr>
          <w:lang w:val="pt-BR"/>
        </w:rPr>
        <w:t>s</w:t>
      </w:r>
      <w:bookmarkEnd w:id="35"/>
      <w:bookmarkEnd w:id="36"/>
    </w:p>
    <w:p w14:paraId="15BAE56D" w14:textId="77777777" w:rsidR="001F54A3" w:rsidRPr="00C94498" w:rsidRDefault="001F54A3" w:rsidP="00994DD8">
      <w:pPr>
        <w:pStyle w:val="P2"/>
        <w:rPr>
          <w:b/>
          <w:color w:val="2E74B5" w:themeColor="accent1" w:themeShade="BF"/>
        </w:rPr>
      </w:pPr>
      <w:r w:rsidRPr="00C94498">
        <w:rPr>
          <w:color w:val="2E74B5" w:themeColor="accent1" w:themeShade="BF"/>
        </w:rPr>
        <w:t>O diagrama de estados especifica as sequências de estados pelas quais o objeto pode passar durante seu ciclo de vida em resposta a eventos. A seguir é apresentada a notação básica de um diagrama de estados.</w:t>
      </w:r>
      <w:r w:rsidR="00994DD8" w:rsidRPr="00C94498">
        <w:rPr>
          <w:color w:val="2E74B5" w:themeColor="accent1" w:themeShade="BF"/>
        </w:rPr>
        <w:t xml:space="preserve"> </w:t>
      </w:r>
      <w:r w:rsidR="00994DD8" w:rsidRPr="00C94498">
        <w:rPr>
          <w:b/>
          <w:color w:val="2E74B5" w:themeColor="accent1" w:themeShade="BF"/>
        </w:rPr>
        <w:t>Esse diagrama somente deverá ser elaborado se houver necessidade e agregar</w:t>
      </w:r>
      <w:r w:rsidR="0049162D" w:rsidRPr="00C94498">
        <w:rPr>
          <w:b/>
          <w:color w:val="2E74B5" w:themeColor="accent1" w:themeShade="BF"/>
        </w:rPr>
        <w:t xml:space="preserve"> valor</w:t>
      </w:r>
      <w:r w:rsidR="00994DD8" w:rsidRPr="00C94498">
        <w:rPr>
          <w:b/>
          <w:color w:val="2E74B5" w:themeColor="accent1" w:themeShade="BF"/>
        </w:rPr>
        <w:t xml:space="preserve"> ao projeto.</w:t>
      </w:r>
    </w:p>
    <w:p w14:paraId="3E005100" w14:textId="77777777" w:rsidR="001F54A3" w:rsidRPr="00C94498" w:rsidRDefault="00FD3F9A" w:rsidP="001F54A3">
      <w:pPr>
        <w:pStyle w:val="P3"/>
        <w:ind w:left="0"/>
        <w:jc w:val="center"/>
        <w:rPr>
          <w:color w:val="2E74B5" w:themeColor="accent1" w:themeShade="BF"/>
        </w:rPr>
      </w:pPr>
      <w:r w:rsidRPr="00C94498">
        <w:rPr>
          <w:noProof/>
          <w:color w:val="2E74B5" w:themeColor="accent1" w:themeShade="BF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63A8093" wp14:editId="2D63557B">
                <wp:simplePos x="0" y="0"/>
                <wp:positionH relativeFrom="column">
                  <wp:posOffset>619760</wp:posOffset>
                </wp:positionH>
                <wp:positionV relativeFrom="paragraph">
                  <wp:posOffset>130810</wp:posOffset>
                </wp:positionV>
                <wp:extent cx="4114800" cy="2057400"/>
                <wp:effectExtent l="0" t="0" r="0" b="0"/>
                <wp:wrapNone/>
                <wp:docPr id="8" name="Rectangle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14800" cy="2057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16F7E" id="Rectangle 688" o:spid="_x0000_s1026" style="position:absolute;margin-left:48.8pt;margin-top:10.3pt;width:324pt;height:16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" filled="f"/>
            </w:pict>
          </mc:Fallback>
        </mc:AlternateContent>
      </w:r>
      <w:r w:rsidRPr="00C94498">
        <w:rPr>
          <w:noProof/>
          <w:color w:val="2E74B5" w:themeColor="accent1" w:themeShade="BF"/>
        </w:rPr>
        <w:drawing>
          <wp:inline distT="0" distB="0" distL="0" distR="0" wp14:anchorId="56D32480" wp14:editId="7D2C3403">
            <wp:extent cx="4619625" cy="2105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5500" w14:textId="77777777" w:rsidR="001F54A3" w:rsidRPr="00C94498" w:rsidRDefault="001F54A3" w:rsidP="001F54A3">
      <w:pPr>
        <w:pStyle w:val="Figura0"/>
        <w:rPr>
          <w:color w:val="2E74B5" w:themeColor="accent1" w:themeShade="BF"/>
          <w:lang w:val="pt-BR"/>
        </w:rPr>
      </w:pPr>
      <w:r w:rsidRPr="00C94498">
        <w:rPr>
          <w:color w:val="2E74B5" w:themeColor="accent1" w:themeShade="BF"/>
          <w:lang w:val="pt-BR"/>
        </w:rPr>
        <w:t>Notação básica do diagrama de estados</w:t>
      </w:r>
    </w:p>
    <w:p w14:paraId="3D2150B6" w14:textId="77777777" w:rsidR="00081EC4" w:rsidRDefault="00081EC4">
      <w:pPr>
        <w:pStyle w:val="P3"/>
        <w:ind w:left="720"/>
      </w:pPr>
    </w:p>
    <w:p w14:paraId="422238CC" w14:textId="77777777" w:rsidR="00D4391E" w:rsidRDefault="00D4391E" w:rsidP="00137FA2">
      <w:pPr>
        <w:rPr>
          <w:rFonts w:ascii="Verdana" w:hAnsi="Verdana"/>
          <w:lang w:val="pt-BR"/>
        </w:rPr>
      </w:pPr>
    </w:p>
    <w:p w14:paraId="35E9CC6B" w14:textId="77777777" w:rsidR="00BC009A" w:rsidRDefault="00BC009A">
      <w:pPr>
        <w:jc w:val="left"/>
        <w:rPr>
          <w:rFonts w:ascii="Arial" w:hAnsi="Arial"/>
          <w:b/>
          <w:sz w:val="28"/>
          <w:lang w:val="pt-BR"/>
        </w:rPr>
      </w:pPr>
      <w:r>
        <w:rPr>
          <w:lang w:val="pt-BR"/>
        </w:rPr>
        <w:br w:type="page"/>
      </w:r>
    </w:p>
    <w:p w14:paraId="6553E455" w14:textId="77777777" w:rsidR="00081EC4" w:rsidRDefault="00CD71CF" w:rsidP="00137FA2">
      <w:pPr>
        <w:pStyle w:val="Titulo1"/>
        <w:numPr>
          <w:ilvl w:val="0"/>
          <w:numId w:val="0"/>
        </w:numPr>
        <w:rPr>
          <w:lang w:val="pt-BR"/>
        </w:rPr>
      </w:pPr>
      <w:bookmarkStart w:id="37" w:name="_Toc49378749"/>
      <w:r>
        <w:rPr>
          <w:lang w:val="pt-BR"/>
        </w:rPr>
        <w:t xml:space="preserve">6. </w:t>
      </w:r>
      <w:r w:rsidR="00081EC4">
        <w:rPr>
          <w:lang w:val="pt-BR"/>
        </w:rPr>
        <w:t>Testes</w:t>
      </w:r>
      <w:bookmarkEnd w:id="37"/>
    </w:p>
    <w:p w14:paraId="5E6B8B4F" w14:textId="77777777" w:rsidR="00081EC4" w:rsidRPr="00C94498" w:rsidRDefault="00081EC4" w:rsidP="005F72B0">
      <w:pPr>
        <w:pStyle w:val="Recuodecorpodetexto3"/>
        <w:rPr>
          <w:color w:val="2E74B5" w:themeColor="accent1" w:themeShade="BF"/>
          <w:lang w:val="pt-BR"/>
        </w:rPr>
      </w:pPr>
      <w:r w:rsidRPr="00C94498">
        <w:rPr>
          <w:color w:val="2E74B5" w:themeColor="accent1" w:themeShade="BF"/>
          <w:lang w:val="pt-BR"/>
        </w:rPr>
        <w:t xml:space="preserve">Este capítulo tem como objetivo identificar </w:t>
      </w:r>
      <w:r w:rsidR="00A86010" w:rsidRPr="00C94498">
        <w:rPr>
          <w:color w:val="2E74B5" w:themeColor="accent1" w:themeShade="BF"/>
          <w:lang w:val="pt-BR"/>
        </w:rPr>
        <w:t>erros</w:t>
      </w:r>
      <w:r w:rsidRPr="00C94498">
        <w:rPr>
          <w:color w:val="2E74B5" w:themeColor="accent1" w:themeShade="BF"/>
          <w:lang w:val="pt-BR"/>
        </w:rPr>
        <w:t xml:space="preserve"> no sistema, validar as funções do sistema, verificar se os requisitos foram implementados de forma adequada</w:t>
      </w:r>
      <w:r w:rsidR="00005B16" w:rsidRPr="00C94498">
        <w:rPr>
          <w:color w:val="2E74B5" w:themeColor="accent1" w:themeShade="BF"/>
          <w:lang w:val="pt-BR"/>
        </w:rPr>
        <w:t>.</w:t>
      </w:r>
      <w:r w:rsidR="00A86010" w:rsidRPr="00C94498">
        <w:rPr>
          <w:color w:val="2E74B5" w:themeColor="accent1" w:themeShade="BF"/>
          <w:lang w:val="pt-BR"/>
        </w:rPr>
        <w:t xml:space="preserve"> Sugere-se a criação de um plano de testes e um roteiro de testes baseando nos casos de uso. Também pode-se utilizar a técnica de TDD (</w:t>
      </w:r>
      <w:r w:rsidR="00A86010" w:rsidRPr="00C94498">
        <w:rPr>
          <w:i/>
          <w:color w:val="2E74B5" w:themeColor="accent1" w:themeShade="BF"/>
          <w:lang w:val="pt-BR"/>
        </w:rPr>
        <w:t>Test Driven Development</w:t>
      </w:r>
      <w:r w:rsidR="00A86010" w:rsidRPr="00C94498">
        <w:rPr>
          <w:color w:val="2E74B5" w:themeColor="accent1" w:themeShade="BF"/>
          <w:lang w:val="pt-BR"/>
        </w:rPr>
        <w:t>), neste caso os testes também devem ser registrados.</w:t>
      </w:r>
    </w:p>
    <w:p w14:paraId="5ECC4E42" w14:textId="77777777" w:rsidR="00081EC4" w:rsidRDefault="00A86010" w:rsidP="00A86010">
      <w:pPr>
        <w:pStyle w:val="Titulo2"/>
        <w:numPr>
          <w:ilvl w:val="0"/>
          <w:numId w:val="0"/>
        </w:numPr>
        <w:ind w:left="360"/>
        <w:rPr>
          <w:lang w:val="pt-BR"/>
        </w:rPr>
      </w:pPr>
      <w:bookmarkStart w:id="38" w:name="_Toc49378750"/>
      <w:r>
        <w:rPr>
          <w:lang w:val="pt-BR"/>
        </w:rPr>
        <w:t xml:space="preserve">6.1. </w:t>
      </w:r>
      <w:r w:rsidR="00081EC4">
        <w:rPr>
          <w:lang w:val="pt-BR"/>
        </w:rPr>
        <w:t>Plano de Testes</w:t>
      </w:r>
      <w:bookmarkEnd w:id="38"/>
    </w:p>
    <w:p w14:paraId="5EE31DC8" w14:textId="77777777" w:rsidR="0096572E" w:rsidRPr="00C94498" w:rsidRDefault="00081EC4" w:rsidP="0096572E">
      <w:pPr>
        <w:pStyle w:val="P2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 xml:space="preserve">Neste item deve ser criado o plano de testes do sistema, permitindo a validação do sistema por parte do desenvolvedor, através da verificação dos requisitos do sistema desenvolvido. </w:t>
      </w:r>
    </w:p>
    <w:p w14:paraId="49FA5966" w14:textId="77777777" w:rsidR="00446F42" w:rsidRDefault="00A86010" w:rsidP="00A86010">
      <w:pPr>
        <w:pStyle w:val="Titulo2"/>
        <w:numPr>
          <w:ilvl w:val="0"/>
          <w:numId w:val="0"/>
        </w:numPr>
        <w:ind w:left="360"/>
        <w:rPr>
          <w:lang w:val="pt-BR"/>
        </w:rPr>
      </w:pPr>
      <w:bookmarkStart w:id="39" w:name="_Toc49378751"/>
      <w:r>
        <w:rPr>
          <w:lang w:val="pt-BR"/>
        </w:rPr>
        <w:t xml:space="preserve">6.2. </w:t>
      </w:r>
      <w:r w:rsidR="0096572E">
        <w:rPr>
          <w:lang w:val="pt-BR"/>
        </w:rPr>
        <w:t xml:space="preserve">Roteiro </w:t>
      </w:r>
      <w:r w:rsidR="00446F42">
        <w:rPr>
          <w:lang w:val="pt-BR"/>
        </w:rPr>
        <w:t>de Testes</w:t>
      </w:r>
      <w:bookmarkEnd w:id="39"/>
    </w:p>
    <w:p w14:paraId="24446C6F" w14:textId="77777777" w:rsidR="00446F42" w:rsidRPr="00C94498" w:rsidRDefault="00446F42" w:rsidP="00446F42">
      <w:pPr>
        <w:pStyle w:val="P1"/>
        <w:rPr>
          <w:color w:val="2E74B5" w:themeColor="accent1" w:themeShade="BF"/>
        </w:rPr>
      </w:pPr>
      <w:r w:rsidRPr="00C94498">
        <w:rPr>
          <w:color w:val="2E74B5" w:themeColor="accent1" w:themeShade="BF"/>
        </w:rPr>
        <w:t>Neste item devem ser registrados os testes realizados no sistema tendo como base o Plano de Testes do Sistema.</w:t>
      </w:r>
      <w:r w:rsidR="00A86010" w:rsidRPr="00C94498">
        <w:rPr>
          <w:color w:val="2E74B5" w:themeColor="accent1" w:themeShade="BF"/>
        </w:rPr>
        <w:t xml:space="preserve"> O roteiro de testes deve ser elaborado com base nos casos de uso.</w:t>
      </w:r>
      <w:r w:rsidRPr="00C94498">
        <w:rPr>
          <w:color w:val="2E74B5" w:themeColor="accent1" w:themeShade="BF"/>
        </w:rPr>
        <w:t xml:space="preserve"> </w:t>
      </w:r>
    </w:p>
    <w:p w14:paraId="700091A6" w14:textId="77777777" w:rsidR="00446F42" w:rsidRPr="00F62D53" w:rsidRDefault="00446F42">
      <w:pPr>
        <w:pStyle w:val="P2"/>
        <w:numPr>
          <w:ins w:id="40" w:author="Ana Paula G. Serra" w:date="2009-02-25T15:15:00Z"/>
        </w:numPr>
      </w:pPr>
    </w:p>
    <w:p w14:paraId="60E07767" w14:textId="77777777" w:rsidR="00081EC4" w:rsidRPr="00BB4584" w:rsidRDefault="00BC009A" w:rsidP="00BC009A">
      <w:pPr>
        <w:pStyle w:val="Titulo1"/>
        <w:numPr>
          <w:ilvl w:val="0"/>
          <w:numId w:val="0"/>
        </w:numPr>
        <w:rPr>
          <w:lang w:val="pt-BR"/>
        </w:rPr>
      </w:pPr>
      <w:r w:rsidRPr="00BB4584">
        <w:rPr>
          <w:lang w:val="pt-BR"/>
        </w:rPr>
        <w:t xml:space="preserve"> </w:t>
      </w:r>
    </w:p>
    <w:sectPr w:rsidR="00081EC4" w:rsidRPr="00BB4584">
      <w:headerReference w:type="default" r:id="rId36"/>
      <w:footerReference w:type="default" r:id="rId37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1C66C" w14:textId="77777777" w:rsidR="00A76373" w:rsidRDefault="00A76373">
      <w:r>
        <w:separator/>
      </w:r>
    </w:p>
  </w:endnote>
  <w:endnote w:type="continuationSeparator" w:id="0">
    <w:p w14:paraId="7AEE12BF" w14:textId="77777777" w:rsidR="00A76373" w:rsidRDefault="00A76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577DA" w14:textId="77777777" w:rsidR="009E70C4" w:rsidRDefault="009E70C4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4CDBDF5" wp14:editId="33FD1F18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E70402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>
      <w:rPr>
        <w:lang w:val="pt-BR"/>
      </w:rPr>
      <w:t>Documentação de um Produto de Software</w:t>
    </w:r>
    <w:r>
      <w:rPr>
        <w:lang w:val="pt-BR"/>
      </w:rPr>
      <w:tab/>
    </w:r>
    <w:r>
      <w:rPr>
        <w:lang w:val="pt-BR"/>
      </w:rPr>
      <w:tab/>
    </w:r>
    <w:r>
      <w:rPr>
        <w:rStyle w:val="Nmerodepgina"/>
      </w:rPr>
      <w:fldChar w:fldCharType="begin"/>
    </w:r>
    <w:r>
      <w:rPr>
        <w:rStyle w:val="Nmerodepgina"/>
        <w:lang w:val="pt-BR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  <w:lang w:val="pt-BR"/>
      </w:rPr>
      <w:t>2</w:t>
    </w:r>
    <w:r>
      <w:rPr>
        <w:rStyle w:val="Nmerodepgina"/>
      </w:rPr>
      <w:fldChar w:fldCharType="end"/>
    </w:r>
    <w:r>
      <w:rPr>
        <w:lang w:val="pt-BR"/>
      </w:rPr>
      <w:tab/>
    </w:r>
    <w:r>
      <w:rPr>
        <w:lang w:val="pt-BR"/>
      </w:rPr>
      <w:tab/>
    </w:r>
  </w:p>
  <w:p w14:paraId="2663E1FB" w14:textId="77777777" w:rsidR="009E70C4" w:rsidRDefault="009E70C4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15032" w14:textId="77777777" w:rsidR="00A76373" w:rsidRDefault="00A76373">
      <w:r>
        <w:separator/>
      </w:r>
    </w:p>
  </w:footnote>
  <w:footnote w:type="continuationSeparator" w:id="0">
    <w:p w14:paraId="29C01446" w14:textId="77777777" w:rsidR="00A76373" w:rsidRDefault="00A763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59263" w14:textId="77777777" w:rsidR="009E70C4" w:rsidRDefault="009E70C4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D9BEFA2" wp14:editId="3244CF34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4062A7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2080E91"/>
    <w:multiLevelType w:val="multilevel"/>
    <w:tmpl w:val="EF3212DC"/>
    <w:lvl w:ilvl="0">
      <w:start w:val="4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0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944" w:hanging="2160"/>
      </w:pPr>
      <w:rPr>
        <w:rFonts w:hint="default"/>
      </w:rPr>
    </w:lvl>
  </w:abstractNum>
  <w:abstractNum w:abstractNumId="2" w15:restartNumberingAfterBreak="0">
    <w:nsid w:val="02830DE1"/>
    <w:multiLevelType w:val="hybridMultilevel"/>
    <w:tmpl w:val="24CE5870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E097883"/>
    <w:multiLevelType w:val="hybridMultilevel"/>
    <w:tmpl w:val="F5F44438"/>
    <w:lvl w:ilvl="0" w:tplc="6B60BBC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ED61D88"/>
    <w:multiLevelType w:val="hybridMultilevel"/>
    <w:tmpl w:val="AE162B9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9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388F7BF0"/>
    <w:multiLevelType w:val="hybridMultilevel"/>
    <w:tmpl w:val="397A632E"/>
    <w:lvl w:ilvl="0" w:tplc="78861306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3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E251755"/>
    <w:multiLevelType w:val="multilevel"/>
    <w:tmpl w:val="FCB8B91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2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3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5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AD06C8"/>
    <w:multiLevelType w:val="multilevel"/>
    <w:tmpl w:val="CE7058B0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40" w:hanging="2160"/>
      </w:pPr>
      <w:rPr>
        <w:rFonts w:hint="default"/>
      </w:rPr>
    </w:lvl>
  </w:abstractNum>
  <w:abstractNum w:abstractNumId="28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9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>
    <w:abstractNumId w:val="22"/>
  </w:num>
  <w:num w:numId="2">
    <w:abstractNumId w:val="9"/>
  </w:num>
  <w:num w:numId="3">
    <w:abstractNumId w:val="21"/>
  </w:num>
  <w:num w:numId="4">
    <w:abstractNumId w:val="10"/>
  </w:num>
  <w:num w:numId="5">
    <w:abstractNumId w:val="15"/>
  </w:num>
  <w:num w:numId="6">
    <w:abstractNumId w:val="8"/>
  </w:num>
  <w:num w:numId="7">
    <w:abstractNumId w:val="17"/>
    <w:lvlOverride w:ilvl="0">
      <w:startOverride w:val="1"/>
    </w:lvlOverride>
  </w:num>
  <w:num w:numId="8">
    <w:abstractNumId w:val="16"/>
  </w:num>
  <w:num w:numId="9">
    <w:abstractNumId w:val="24"/>
  </w:num>
  <w:num w:numId="10">
    <w:abstractNumId w:val="0"/>
  </w:num>
  <w:num w:numId="11">
    <w:abstractNumId w:val="25"/>
  </w:num>
  <w:num w:numId="12">
    <w:abstractNumId w:val="4"/>
  </w:num>
  <w:num w:numId="13">
    <w:abstractNumId w:val="11"/>
  </w:num>
  <w:num w:numId="14">
    <w:abstractNumId w:val="30"/>
  </w:num>
  <w:num w:numId="15">
    <w:abstractNumId w:val="13"/>
  </w:num>
  <w:num w:numId="16">
    <w:abstractNumId w:val="31"/>
  </w:num>
  <w:num w:numId="17">
    <w:abstractNumId w:val="7"/>
  </w:num>
  <w:num w:numId="18">
    <w:abstractNumId w:val="26"/>
  </w:num>
  <w:num w:numId="19">
    <w:abstractNumId w:val="19"/>
  </w:num>
  <w:num w:numId="20">
    <w:abstractNumId w:val="3"/>
  </w:num>
  <w:num w:numId="21">
    <w:abstractNumId w:val="20"/>
  </w:num>
  <w:num w:numId="22">
    <w:abstractNumId w:val="14"/>
  </w:num>
  <w:num w:numId="23">
    <w:abstractNumId w:val="28"/>
  </w:num>
  <w:num w:numId="24">
    <w:abstractNumId w:val="23"/>
  </w:num>
  <w:num w:numId="25">
    <w:abstractNumId w:val="29"/>
  </w:num>
  <w:num w:numId="26">
    <w:abstractNumId w:val="6"/>
  </w:num>
  <w:num w:numId="27">
    <w:abstractNumId w:val="18"/>
  </w:num>
  <w:num w:numId="28">
    <w:abstractNumId w:val="31"/>
  </w:num>
  <w:num w:numId="29">
    <w:abstractNumId w:val="1"/>
  </w:num>
  <w:num w:numId="30">
    <w:abstractNumId w:val="27"/>
  </w:num>
  <w:num w:numId="31">
    <w:abstractNumId w:val="31"/>
  </w:num>
  <w:num w:numId="32">
    <w:abstractNumId w:val="12"/>
  </w:num>
  <w:num w:numId="33">
    <w:abstractNumId w:val="5"/>
  </w:num>
  <w:num w:numId="34">
    <w:abstractNumId w:val="31"/>
  </w:num>
  <w:num w:numId="35">
    <w:abstractNumId w:val="2"/>
  </w:num>
  <w:numIdMacAtCleanup w:val="2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 Paula G. Serra">
    <w15:presenceInfo w15:providerId="Windows Live" w15:userId="114ba566a93780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5B16"/>
    <w:rsid w:val="00046C3C"/>
    <w:rsid w:val="00063EE0"/>
    <w:rsid w:val="00081EC4"/>
    <w:rsid w:val="0009535F"/>
    <w:rsid w:val="000C4392"/>
    <w:rsid w:val="000D39A5"/>
    <w:rsid w:val="000E44E2"/>
    <w:rsid w:val="000F6FF7"/>
    <w:rsid w:val="00103FDE"/>
    <w:rsid w:val="00135BDD"/>
    <w:rsid w:val="00137FA2"/>
    <w:rsid w:val="001439CA"/>
    <w:rsid w:val="00162CCF"/>
    <w:rsid w:val="0017616F"/>
    <w:rsid w:val="001961DC"/>
    <w:rsid w:val="001B615C"/>
    <w:rsid w:val="001C2EBB"/>
    <w:rsid w:val="001C50C0"/>
    <w:rsid w:val="001E6347"/>
    <w:rsid w:val="001F54A3"/>
    <w:rsid w:val="00211380"/>
    <w:rsid w:val="002354CC"/>
    <w:rsid w:val="0024157E"/>
    <w:rsid w:val="00284EC6"/>
    <w:rsid w:val="00285E83"/>
    <w:rsid w:val="00292CF1"/>
    <w:rsid w:val="002C55C3"/>
    <w:rsid w:val="002D4862"/>
    <w:rsid w:val="002D7BA6"/>
    <w:rsid w:val="002E3BF6"/>
    <w:rsid w:val="003411F6"/>
    <w:rsid w:val="00345917"/>
    <w:rsid w:val="00371660"/>
    <w:rsid w:val="0038451C"/>
    <w:rsid w:val="00385BB1"/>
    <w:rsid w:val="0039008E"/>
    <w:rsid w:val="003A5265"/>
    <w:rsid w:val="003C1ABC"/>
    <w:rsid w:val="003D4AFA"/>
    <w:rsid w:val="00403094"/>
    <w:rsid w:val="004423A1"/>
    <w:rsid w:val="00446F42"/>
    <w:rsid w:val="00484CF7"/>
    <w:rsid w:val="0049162D"/>
    <w:rsid w:val="004A6996"/>
    <w:rsid w:val="004D0C75"/>
    <w:rsid w:val="004F07E5"/>
    <w:rsid w:val="004F6F68"/>
    <w:rsid w:val="00502374"/>
    <w:rsid w:val="0051148A"/>
    <w:rsid w:val="00512260"/>
    <w:rsid w:val="00572D26"/>
    <w:rsid w:val="00583C43"/>
    <w:rsid w:val="005939CD"/>
    <w:rsid w:val="005C7F43"/>
    <w:rsid w:val="005E2FFF"/>
    <w:rsid w:val="005F72B0"/>
    <w:rsid w:val="006246C0"/>
    <w:rsid w:val="00663C7C"/>
    <w:rsid w:val="00670409"/>
    <w:rsid w:val="00672C5F"/>
    <w:rsid w:val="006B7C72"/>
    <w:rsid w:val="0071522A"/>
    <w:rsid w:val="00750815"/>
    <w:rsid w:val="00755E78"/>
    <w:rsid w:val="00771FA3"/>
    <w:rsid w:val="00795E6A"/>
    <w:rsid w:val="007D618F"/>
    <w:rsid w:val="007E483A"/>
    <w:rsid w:val="00820ACB"/>
    <w:rsid w:val="00821138"/>
    <w:rsid w:val="00832E1B"/>
    <w:rsid w:val="00841198"/>
    <w:rsid w:val="00866710"/>
    <w:rsid w:val="008825C1"/>
    <w:rsid w:val="008A22CC"/>
    <w:rsid w:val="008A3BF1"/>
    <w:rsid w:val="008D3415"/>
    <w:rsid w:val="00903812"/>
    <w:rsid w:val="00907EBE"/>
    <w:rsid w:val="009436B7"/>
    <w:rsid w:val="0096572E"/>
    <w:rsid w:val="009906D5"/>
    <w:rsid w:val="00994DD8"/>
    <w:rsid w:val="009E3BB1"/>
    <w:rsid w:val="009E70C4"/>
    <w:rsid w:val="00A06E79"/>
    <w:rsid w:val="00A10216"/>
    <w:rsid w:val="00A76373"/>
    <w:rsid w:val="00A86010"/>
    <w:rsid w:val="00AB17D5"/>
    <w:rsid w:val="00AE400B"/>
    <w:rsid w:val="00AF0ED6"/>
    <w:rsid w:val="00B42E0B"/>
    <w:rsid w:val="00B9176D"/>
    <w:rsid w:val="00B91A85"/>
    <w:rsid w:val="00BA1938"/>
    <w:rsid w:val="00BB1BBE"/>
    <w:rsid w:val="00BB4584"/>
    <w:rsid w:val="00BC009A"/>
    <w:rsid w:val="00BC7A21"/>
    <w:rsid w:val="00BE4E48"/>
    <w:rsid w:val="00BE6BF7"/>
    <w:rsid w:val="00BF304C"/>
    <w:rsid w:val="00C01621"/>
    <w:rsid w:val="00C94498"/>
    <w:rsid w:val="00CD71CF"/>
    <w:rsid w:val="00D328EB"/>
    <w:rsid w:val="00D33966"/>
    <w:rsid w:val="00D4391E"/>
    <w:rsid w:val="00DC4F5C"/>
    <w:rsid w:val="00DD08E1"/>
    <w:rsid w:val="00DD700F"/>
    <w:rsid w:val="00DE46D7"/>
    <w:rsid w:val="00E231B0"/>
    <w:rsid w:val="00E32746"/>
    <w:rsid w:val="00EB53C4"/>
    <w:rsid w:val="00ED311E"/>
    <w:rsid w:val="00F14BA8"/>
    <w:rsid w:val="00F35388"/>
    <w:rsid w:val="00F62D53"/>
    <w:rsid w:val="00F70A6F"/>
    <w:rsid w:val="00F9431A"/>
    <w:rsid w:val="00F9566D"/>
    <w:rsid w:val="00FD3F9A"/>
    <w:rsid w:val="00FD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ity"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,"/>
  <w:listSeparator w:val=";"/>
  <w14:docId w14:val="07D53734"/>
  <w15:docId w15:val="{A46B9A7A-74E4-4447-87AE-CC01D2587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har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5F72B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character" w:customStyle="1" w:styleId="Ttulo2Char">
    <w:name w:val="Título 2 Char"/>
    <w:basedOn w:val="Fontepargpadro"/>
    <w:link w:val="Ttulo2"/>
    <w:rsid w:val="00672C5F"/>
    <w:rPr>
      <w:rFonts w:ascii="Arial" w:hAnsi="Arial"/>
      <w:b/>
      <w:sz w:val="2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microsoft.com/office/2011/relationships/people" Target="people.xml"/><Relationship Id="rId21" Type="http://schemas.openxmlformats.org/officeDocument/2006/relationships/image" Target="media/image12.png"/><Relationship Id="rId34" Type="http://schemas.openxmlformats.org/officeDocument/2006/relationships/oleObject" Target="embeddings/oleObject1.bin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wmf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wmf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emf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40E5A944CAB04496E62EDB78DE7B4F" ma:contentTypeVersion="1" ma:contentTypeDescription="Create a new document." ma:contentTypeScope="" ma:versionID="674b3b7a32b9d9201b64427f96a3f0b3">
  <xsd:schema xmlns:xsd="http://www.w3.org/2001/XMLSchema" xmlns:xs="http://www.w3.org/2001/XMLSchema" xmlns:p="http://schemas.microsoft.com/office/2006/metadata/properties" xmlns:ns2="a5bcb108-815d-4a9e-8bc6-cbd3df555fc8" targetNamespace="http://schemas.microsoft.com/office/2006/metadata/properties" ma:root="true" ma:fieldsID="d2dac87ba05ad81a672bea0f06f6f017" ns2:_="">
    <xsd:import namespace="a5bcb108-815d-4a9e-8bc6-cbd3df555fc8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cb108-815d-4a9e-8bc6-cbd3df555fc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5bcb108-815d-4a9e-8bc6-cbd3df555fc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394435-5840-4CB4-9AF6-EFDF2B6AD4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cb108-815d-4a9e-8bc6-cbd3df555f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B5BE41-D4C9-4706-83CB-4AE17DD22695}">
  <ds:schemaRefs>
    <ds:schemaRef ds:uri="http://schemas.openxmlformats.org/package/2006/metadata/core-properties"/>
    <ds:schemaRef ds:uri="http://purl.org/dc/terms/"/>
    <ds:schemaRef ds:uri="http://purl.org/dc/elements/1.1/"/>
    <ds:schemaRef ds:uri="http://purl.org/dc/dcmitype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a5bcb108-815d-4a9e-8bc6-cbd3df555fc8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1BA04D23-7843-4F5B-9228-B140DE5A38C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32</Pages>
  <Words>4043</Words>
  <Characters>21838</Characters>
  <Application>Microsoft Office Word</Application>
  <DocSecurity>4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de um produto de software</vt:lpstr>
    </vt:vector>
  </TitlesOfParts>
  <Company>Universidade São Judas Tadeu</Company>
  <LinksUpToDate>false</LinksUpToDate>
  <CharactersWithSpaces>25830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PAULA SAYURI YARA DE SIQUEIRA</cp:lastModifiedBy>
  <cp:revision>2</cp:revision>
  <cp:lastPrinted>2004-12-09T19:45:00Z</cp:lastPrinted>
  <dcterms:created xsi:type="dcterms:W3CDTF">2021-08-15T23:09:00Z</dcterms:created>
  <dcterms:modified xsi:type="dcterms:W3CDTF">2021-08-15T23:09:00Z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0x0101002B40E5A944CAB04496E62EDB78DE7B4F</vt:lpwstr>
  </property>
</Properties>
</file>